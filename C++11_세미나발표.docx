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pStyle w:val="Subtitle"/>
        <w:widowControl w:val="0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0" w:colFirst="0" w:name="h.rv30qvaqe5lo" w:colLast="0"/>
      <w:bookmarkEnd w:id="0"/>
      <w:r w:rsidRPr="00000000" w:rsidR="00000000" w:rsidDel="00000000">
        <w:rPr>
          <w:b w:val="1"/>
          <w:rtl w:val="0"/>
        </w:rPr>
        <w:t xml:space="preserve">std::array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&lt;array&gt; 헤더에 정의되어 있음.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C 언어에서의 배열을 대체하는 안전한(subscription 에러 위험이 없는) 배열 타입.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크기 고정. 배열의 크기를 정확하게 알 수 있음(컴파일 타임)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포인터가 자동으로 잘못 타입 캐스팅하는 것을 피할 수 있음.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STL 반복자를 활용하여 항목을 순회하거나 STL 알고리즘을 이용할 수 있음.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std::array가 없을 경우 std::vector를 대체하여 사용할 수 있지만 다음과 같은 단점이 있음.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생성과 소멸시에 오버헤드가 있음.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런타임 중 크기 변경이 일어날 경우 메모리 복사가 발생할 수 있음.</w:t>
      </w:r>
    </w:p>
    <w:tbl>
      <w:tblPr>
        <w:tblStyle w:val="Table1"/>
        <w:bidiVisual w:val="0"/>
        <w:tblW w:w="8730.0" w:type="dxa"/>
        <w:jc w:val="left"/>
        <w:tblInd w:w="63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730"/>
        <w:tblGridChange w:id="0">
          <w:tblGrid>
            <w:gridCol w:w="873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#include &lt;array&gt;</w:t>
            </w:r>
          </w:p>
          <w:p w:rsidP="00000000" w:rsidRPr="00000000" w:rsidR="00000000" w:rsidDel="00000000" w:rsidRDefault="00000000">
            <w:pPr>
              <w:widowControl w:val="0"/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Animal { … }</w:t>
            </w:r>
          </w:p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Dog : public Animal { … }</w:t>
            </w:r>
          </w:p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Pig : public Animal { … }</w:t>
            </w:r>
          </w:p>
          <w:p w:rsidP="00000000" w:rsidRPr="00000000" w:rsidR="00000000" w:rsidDel="00000000" w:rsidRDefault="00000000">
            <w:pPr>
              <w:widowControl w:val="0"/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void Cage(std::array&lt;Animal*, 5&gt;&amp; arr);</w:t>
            </w:r>
          </w:p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main()</w:t>
            </w:r>
          </w:p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color w:val="38761d"/>
                <w:rtl w:val="0"/>
              </w:rPr>
              <w:t xml:space="preserve">// 1,2,3으로 초기화되고 나머지는 0으로 초기화됨.</w:t>
            </w:r>
          </w:p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color w:val="38761d"/>
                <w:rtl w:val="0"/>
              </w:rPr>
              <w:tab/>
              <w:t xml:space="preserve">// 배열에 비해서 안전.</w:t>
            </w:r>
          </w:p>
          <w:p w:rsidP="00000000" w:rsidRPr="00000000" w:rsidR="00000000" w:rsidDel="00000000" w:rsidRDefault="00000000">
            <w:pPr>
              <w:widowControl w:val="0"/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std::array&lt;int, 5&gt; arr = {1, 2, 3};</w:t>
            </w:r>
          </w:p>
          <w:p w:rsidP="00000000" w:rsidRPr="00000000" w:rsidR="00000000" w:rsidDel="00000000" w:rsidRDefault="00000000">
            <w:pPr>
              <w:widowControl w:val="0"/>
              <w:ind w:left="720"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widowControl w:val="0"/>
              <w:ind w:left="720" w:firstLine="0"/>
              <w:contextualSpacing w:val="0"/>
              <w:rPr/>
            </w:pPr>
            <w:r w:rsidRPr="00000000" w:rsidR="00000000" w:rsidDel="00000000">
              <w:rPr>
                <w:color w:val="38761d"/>
                <w:rtl w:val="0"/>
              </w:rPr>
              <w:t xml:space="preserve">// 배열은 가능하지만,  array는 불가.</w:t>
            </w:r>
          </w:p>
          <w:p w:rsidP="00000000" w:rsidRPr="00000000" w:rsidR="00000000" w:rsidDel="00000000" w:rsidRDefault="00000000">
            <w:pPr>
              <w:widowControl w:val="0"/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int* p = arr;</w:t>
              <w:tab/>
            </w:r>
            <w:r w:rsidRPr="00000000" w:rsidR="00000000" w:rsidDel="00000000">
              <w:rPr>
                <w:color w:val="38761d"/>
                <w:rtl w:val="0"/>
              </w:rPr>
              <w:t xml:space="preserve">// error</w:t>
            </w:r>
          </w:p>
          <w:p w:rsidP="00000000" w:rsidRPr="00000000" w:rsidR="00000000" w:rsidDel="00000000" w:rsidRDefault="00000000">
            <w:pPr>
              <w:widowControl w:val="0"/>
              <w:ind w:left="720"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widowControl w:val="0"/>
              <w:ind w:left="720" w:firstLine="0"/>
              <w:contextualSpacing w:val="0"/>
              <w:rPr/>
            </w:pPr>
            <w:r w:rsidRPr="00000000" w:rsidR="00000000" w:rsidDel="00000000">
              <w:rPr>
                <w:color w:val="38761d"/>
                <w:rtl w:val="0"/>
              </w:rPr>
              <w:t xml:space="preserve">// 대신 이런 방식으로 접근.</w:t>
            </w:r>
          </w:p>
          <w:p w:rsidP="00000000" w:rsidRPr="00000000" w:rsidR="00000000" w:rsidDel="00000000" w:rsidRDefault="00000000">
            <w:pPr>
              <w:widowControl w:val="0"/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int* p = arr.data(); </w:t>
            </w:r>
            <w:r w:rsidRPr="00000000" w:rsidR="00000000" w:rsidDel="00000000">
              <w:rPr>
                <w:color w:val="38761d"/>
                <w:rtl w:val="0"/>
              </w:rPr>
              <w:t xml:space="preserve">// non-const</w:t>
            </w:r>
          </w:p>
          <w:p w:rsidP="00000000" w:rsidRPr="00000000" w:rsidR="00000000" w:rsidDel="00000000" w:rsidRDefault="00000000">
            <w:pPr>
              <w:widowControl w:val="0"/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const int* p = arr.data(); </w:t>
            </w:r>
            <w:r w:rsidRPr="00000000" w:rsidR="00000000" w:rsidDel="00000000">
              <w:rPr>
                <w:color w:val="38761d"/>
                <w:rtl w:val="0"/>
              </w:rPr>
              <w:t xml:space="preserve">// const</w:t>
            </w:r>
          </w:p>
          <w:p w:rsidP="00000000" w:rsidRPr="00000000" w:rsidR="00000000" w:rsidDel="00000000" w:rsidRDefault="00000000">
            <w:pPr>
              <w:widowControl w:val="0"/>
              <w:ind w:left="720"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widowControl w:val="0"/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const int size = arr.size();  </w:t>
            </w:r>
            <w:r w:rsidRPr="00000000" w:rsidR="00000000" w:rsidDel="00000000">
              <w:rPr>
                <w:color w:val="38761d"/>
                <w:rtl w:val="0"/>
              </w:rPr>
              <w:t xml:space="preserve">// sizeof(arr)</w:t>
            </w:r>
            <w:r w:rsidRPr="00000000" w:rsidR="00000000" w:rsidDel="00000000">
              <w:rPr>
                <w:rtl w:val="0"/>
              </w:rPr>
              <w:tab/>
            </w:r>
          </w:p>
          <w:p w:rsidP="00000000" w:rsidRPr="00000000" w:rsidR="00000000" w:rsidDel="00000000" w:rsidRDefault="00000000">
            <w:pPr>
              <w:widowControl w:val="0"/>
              <w:ind w:left="720"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widowControl w:val="0"/>
              <w:ind w:left="720" w:firstLine="0"/>
              <w:contextualSpacing w:val="0"/>
              <w:rPr/>
            </w:pPr>
            <w:r w:rsidRPr="00000000" w:rsidR="00000000" w:rsidDel="00000000">
              <w:rPr>
                <w:color w:val="38761d"/>
                <w:rtl w:val="0"/>
              </w:rPr>
              <w:t xml:space="preserve">// 암시적 형변환을 허용하지 않음.</w:t>
            </w:r>
          </w:p>
          <w:p w:rsidP="00000000" w:rsidRPr="00000000" w:rsidR="00000000" w:rsidDel="00000000" w:rsidRDefault="00000000">
            <w:pPr>
              <w:widowControl w:val="0"/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std::array&lt;Dog*, 5&gt; dogs;</w:t>
            </w:r>
          </w:p>
          <w:p w:rsidP="00000000" w:rsidRPr="00000000" w:rsidR="00000000" w:rsidDel="00000000" w:rsidRDefault="00000000">
            <w:pPr>
              <w:widowControl w:val="0"/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Cage(dogs);</w:t>
              <w:tab/>
            </w:r>
            <w:r w:rsidRPr="00000000" w:rsidR="00000000" w:rsidDel="00000000">
              <w:rPr>
                <w:color w:val="38761d"/>
                <w:rtl w:val="0"/>
              </w:rPr>
              <w:t xml:space="preserve">// error</w:t>
            </w:r>
          </w:p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widowControl w:val="0"/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void Cage(std::array&lt;Animal*, 5&gt;&amp; arr)</w:t>
            </w:r>
          </w:p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arr[3] = new Pig;</w:t>
            </w:r>
          </w:p>
          <w:p w:rsidP="00000000" w:rsidRPr="00000000" w:rsidR="00000000" w:rsidDel="00000000" w:rsidRDefault="00000000">
            <w:pPr>
              <w:widowControl w:val="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keepNext w:val="0"/>
        <w:keepLines w:val="0"/>
        <w:widowControl w:val="0"/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keepNext w:val="0"/>
        <w:keepLines w:val="0"/>
        <w:widowControl w:val="0"/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widowControl w:val="0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1" w:colFirst="0" w:name="h.z3uyoe2e5sdt" w:colLast="0"/>
      <w:bookmarkEnd w:id="1"/>
      <w:r w:rsidRPr="00000000" w:rsidR="00000000" w:rsidDel="00000000">
        <w:rPr>
          <w:b w:val="1"/>
          <w:rtl w:val="0"/>
        </w:rPr>
        <w:t xml:space="preserve">명시적인 디폴트 생성자(explicitly defaulted constructor)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이전 버전의 C++에서는 명시적으로 파라미터가 존재하는 생성자를 사용해야 할 때 파라미터가 없는 디폴트 생성자도 무조건 정의해 주어야 한다.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</w:p>
    <w:tbl>
      <w:tblPr>
        <w:tblStyle w:val="Table2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MyClass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spacing w:lineRule="auto" w:line="240"/>
              <w:ind w:left="720" w:firstLine="0"/>
              <w:contextualSpacing w:val="0"/>
              <w:rPr/>
            </w:pPr>
            <w:r w:rsidRPr="00000000" w:rsidR="00000000" w:rsidDel="00000000">
              <w:rPr>
                <w:b w:val="1"/>
                <w:rtl w:val="0"/>
              </w:rPr>
              <w:t xml:space="preserve">MyClass();</w:t>
            </w:r>
          </w:p>
          <w:p w:rsidP="00000000" w:rsidRPr="00000000" w:rsidR="00000000" w:rsidDel="00000000" w:rsidRDefault="00000000">
            <w:pPr>
              <w:spacing w:lineRule="auto" w:line="240"/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MyClass(int i);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더미 디폴트 생성자의 구현부는 다음처럼 정의하여 cpp 파일에 위치시킨다.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b w:val="1"/>
                <w:rtl w:val="0"/>
              </w:rPr>
              <w:t xml:space="preserve">MyClass::MyClass {}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명시적인 디폴트 생성자를 이용하면 다음과 같이 구현부 없어도 디폴트 생성자를 간편하게 선언할 수 있다.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3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MyClass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rtl w:val="0"/>
              </w:rPr>
              <w:t xml:space="preserve">MyClass() = default;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MyClass(int i);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2" w:colFirst="0" w:name="h.ug8oxr2c0hyr" w:colLast="0"/>
      <w:bookmarkEnd w:id="2"/>
      <w:r w:rsidRPr="00000000" w:rsidR="00000000" w:rsidDel="00000000">
        <w:rPr>
          <w:b w:val="1"/>
          <w:rtl w:val="0"/>
        </w:rPr>
        <w:t xml:space="preserve">명시적으로 삭제된 생성자(explicitly deleted constructor)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컴파일러가 자동으로 생성하는 디폴트 생성자까지 포함하여 생성자가 전혀 정의되지 않은 클래스를 만들 수 있다. 다음과 같이 디폴트 생성자에 delete 표기를 한다.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4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MyClass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rtl w:val="0"/>
              </w:rPr>
              <w:t xml:space="preserve">MyClass() = delete;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3" w:colFirst="0" w:name="h.bs3qcy5v2xeg" w:colLast="0"/>
      <w:bookmarkEnd w:id="3"/>
      <w:r w:rsidRPr="00000000" w:rsidR="00000000" w:rsidDel="00000000">
        <w:rPr>
          <w:b w:val="1"/>
          <w:rtl w:val="0"/>
        </w:rPr>
        <w:t xml:space="preserve">복사 생성자의 명시적인 자동생성과 자동생성 방지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디폴트 생성자와 마찬가지로, 복사 생성자도 default와 delete 키워드를 이용하여 컴파일러의 자동생성을 명시적으로 지정하거나 방지할 수 있다.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5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b w:val="1"/>
                <w:rtl w:val="0"/>
              </w:rPr>
              <w:t xml:space="preserve">SpreadsheetCell(const SpreadsheetCell&amp; src) = default;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b w:val="1"/>
                <w:rtl w:val="0"/>
              </w:rPr>
              <w:t xml:space="preserve">SpreadsheetCell(const SpreadsheetCell&amp; src) = delete;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4" w:colFirst="0" w:name="h.sd5suep8apzb" w:colLast="0"/>
      <w:bookmarkEnd w:id="4"/>
      <w:r w:rsidRPr="00000000" w:rsidR="00000000" w:rsidDel="00000000">
        <w:rPr>
          <w:b w:val="1"/>
          <w:rtl w:val="0"/>
        </w:rPr>
        <w:t xml:space="preserve">initializer_list 생성자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&lt;initializer_list&gt; 인클루드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다음은 initializer_list 생성자를 정의한 예이다.</w:t>
      </w:r>
    </w:p>
    <w:p w:rsidP="00000000" w:rsidRPr="00000000" w:rsidR="00000000" w:rsidDel="00000000" w:rsidRDefault="00000000">
      <w:pPr>
        <w:ind w:left="720" w:firstLine="0"/>
        <w:contextualSpacing w:val="0"/>
        <w:rPr/>
      </w:pPr>
      <w:r w:rsidRPr="00000000" w:rsidR="00000000" w:rsidDel="00000000">
        <w:rPr>
          <w:rtl w:val="0"/>
        </w:rPr>
      </w:r>
    </w:p>
    <w:tbl>
      <w:tblPr>
        <w:tblStyle w:val="Table6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trHeight w:val="81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PointSequence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PointSequence(</w:t>
            </w:r>
            <w:r w:rsidRPr="00000000" w:rsidR="00000000" w:rsidDel="00000000">
              <w:rPr>
                <w:b w:val="1"/>
                <w:rtl w:val="0"/>
              </w:rPr>
              <w:t xml:space="preserve">initializer_list&lt;double&gt; args</w:t>
            </w:r>
            <w:r w:rsidRPr="00000000" w:rsidR="00000000" w:rsidDel="00000000">
              <w:rPr>
                <w:rtl w:val="0"/>
              </w:rPr>
              <w:t xml:space="preserve">)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{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</w:pPr>
            <w:r w:rsidRPr="00000000" w:rsidR="00000000" w:rsidDel="00000000">
              <w:rPr>
                <w:rtl w:val="0"/>
              </w:rPr>
              <w:tab/>
              <w:tab/>
              <w:t xml:space="preserve">if (args.size() % 2 != 0) 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                        {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</w:pPr>
            <w:r w:rsidRPr="00000000" w:rsidR="00000000" w:rsidDel="00000000">
              <w:rPr>
                <w:rtl w:val="0"/>
              </w:rPr>
              <w:tab/>
              <w:tab/>
              <w:tab/>
              <w:t xml:space="preserve">throw invalid_argument(“initializer_list should contain even number of elements.”);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                        }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</w:pPr>
            <w:r w:rsidRPr="00000000" w:rsidR="00000000" w:rsidDel="00000000">
              <w:rPr>
                <w:rtl w:val="0"/>
              </w:rPr>
              <w:tab/>
              <w:tab/>
              <w:t xml:space="preserve">for (auto iter = args.begin(); iter != args.end(); ++iter) 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                        {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ab/>
              <w:tab/>
              <w:t xml:space="preserve">m_points.push_back:(*iter);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ab/>
              <w:t xml:space="preserve">}</w:t>
            </w:r>
          </w:p>
          <w:p w:rsidP="00000000" w:rsidRPr="00000000" w:rsidR="00000000" w:rsidDel="00000000" w:rsidRDefault="00000000">
            <w:pPr>
              <w:spacing w:lineRule="auto" w:line="240"/>
              <w:ind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spacing w:lineRule="auto" w:line="240"/>
              <w:ind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line="240"/>
              <w:ind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void dumpPoints() const</w:t>
            </w:r>
          </w:p>
          <w:p w:rsidP="00000000" w:rsidRPr="00000000" w:rsidR="00000000" w:rsidDel="00000000" w:rsidRDefault="00000000">
            <w:pPr>
              <w:spacing w:lineRule="auto" w:line="240"/>
              <w:ind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spacing w:lineRule="auto" w:line="240"/>
              <w:ind w:firstLine="72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for (auto citer = m_points.cbegin(); citer != m_points.cend(); citer += 2)        </w:t>
            </w:r>
          </w:p>
          <w:p w:rsidP="00000000" w:rsidRPr="00000000" w:rsidR="00000000" w:rsidDel="00000000" w:rsidRDefault="00000000">
            <w:pPr>
              <w:spacing w:lineRule="auto" w:line="240"/>
              <w:ind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            {</w:t>
            </w:r>
          </w:p>
          <w:p w:rsidP="00000000" w:rsidRPr="00000000" w:rsidR="00000000" w:rsidDel="00000000" w:rsidRDefault="00000000">
            <w:pPr>
              <w:spacing w:lineRule="auto" w:line="240"/>
              <w:ind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ab/>
              <w:t xml:space="preserve">cout &lt;&lt; “(” &lt;&lt; *citer &lt;&lt; “, ” &lt;&lt; *(citer+1) &lt;&lt; “)” &lt;&lt; endl;</w:t>
            </w:r>
          </w:p>
          <w:p w:rsidP="00000000" w:rsidRPr="00000000" w:rsidR="00000000" w:rsidDel="00000000" w:rsidRDefault="00000000">
            <w:pPr>
              <w:spacing w:lineRule="auto" w:line="240"/>
              <w:ind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}</w:t>
            </w:r>
          </w:p>
          <w:p w:rsidP="00000000" w:rsidRPr="00000000" w:rsidR="00000000" w:rsidDel="00000000" w:rsidRDefault="00000000">
            <w:pPr>
              <w:spacing w:lineRule="auto" w:line="240"/>
              <w:ind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protected: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vector&lt;double&gt; m_points.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initializer_list 생성자를 이용하면 PointSequence 객체를 다음처럼 생성할 수 있다.</w:t>
      </w:r>
    </w:p>
    <w:p w:rsidP="00000000" w:rsidRPr="00000000" w:rsidR="00000000" w:rsidDel="00000000" w:rsidRDefault="00000000">
      <w:pPr>
        <w:ind w:left="720" w:firstLine="0"/>
        <w:contextualSpacing w:val="0"/>
        <w:rPr/>
      </w:pPr>
      <w:r w:rsidRPr="00000000" w:rsidR="00000000" w:rsidDel="00000000">
        <w:rPr>
          <w:rtl w:val="0"/>
        </w:rPr>
      </w:r>
    </w:p>
    <w:tbl>
      <w:tblPr>
        <w:tblStyle w:val="Table7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b w:val="1"/>
                <w:rtl w:val="0"/>
              </w:rPr>
              <w:t xml:space="preserve">PointSequence p1 = {1.0, 2.0, 3.0, 4.0, 5.0, 6.0};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b w:val="1"/>
                <w:rtl w:val="0"/>
              </w:rPr>
              <w:t xml:space="preserve">PointSequence p2{1.0, 2.0, 3.0, 4.0, 5.0, 6.0};</w:t>
            </w:r>
            <w:r w:rsidRPr="00000000" w:rsidR="00000000" w:rsidDel="00000000">
              <w:rPr>
                <w:rtl w:val="0"/>
              </w:rPr>
              <w:t xml:space="preserve">  </w:t>
            </w:r>
            <w:r w:rsidRPr="00000000" w:rsidR="00000000" w:rsidDel="00000000">
              <w:rPr>
                <w:color w:val="38761d"/>
                <w:rtl w:val="0"/>
              </w:rPr>
              <w:t xml:space="preserve">// 이 방식도 가능.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p1.dumpPoints();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try 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spacing w:lineRule="auto" w:line="240"/>
              <w:ind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PointSequence p2 = {1.0, 2.0, 3.0};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 catch (const invalid_argument&amp; e) 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cout &lt;&lt; e.what() &lt;&lt; endl;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</w:tc>
      </w:tr>
    </w:tbl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b w:val="1"/>
          <w:rtl w:val="0"/>
        </w:rPr>
        <w:t xml:space="preserve">C++11에서는 STL이 initializer_list 생성자를 모두 지원하고 있다</w:t>
      </w:r>
      <w:r w:rsidRPr="00000000" w:rsidR="00000000" w:rsidDel="00000000">
        <w:rPr>
          <w:rtl w:val="0"/>
        </w:rPr>
        <w:t xml:space="preserve">. 예를 들어 std::vector 컨테이너를 다음처럼 initializer_list를 이용해 초기화할 수 있다.</w:t>
        <w:br w:type="textWrapping"/>
      </w:r>
      <w:r w:rsidRPr="00000000" w:rsidR="00000000" w:rsidDel="00000000">
        <w:rPr>
          <w:b w:val="1"/>
          <w:rtl w:val="0"/>
        </w:rPr>
        <w:t xml:space="preserve">std::vector&lt;std::string&gt; myVec = {“String 1”, “String 2”, “String 3”};</w:t>
        <w:br w:type="textWrapping"/>
      </w:r>
      <w:r w:rsidRPr="00000000" w:rsidR="00000000" w:rsidDel="00000000">
        <w:rPr>
          <w:rtl w:val="0"/>
        </w:rPr>
        <w:t xml:space="preserve">컴파일러가 C++11을 지워하지 않는다면 생성자가 아닌 push_back() 메서드를 이용해 다음처럼 일일이 항목을 세팅해야 한다.</w:t>
        <w:br w:type="textWrapping"/>
        <w:t xml:space="preserve">std::vector&lt;std::string&gt; myVec;</w:t>
        <w:br w:type="textWrapping"/>
        <w:t xml:space="preserve">myVec.push_back(“String 1”);</w:t>
        <w:br w:type="textWrapping"/>
        <w:t xml:space="preserve">myVec.push_back(“String 2”);</w:t>
        <w:br w:type="textWrapping"/>
        <w:t xml:space="preserve">myVec.push_back(“String 3”);</w:t>
        <w:br w:type="textWrapping"/>
      </w:r>
      <w:r w:rsidRPr="00000000" w:rsidR="00000000" w:rsidDel="00000000">
        <w:rPr>
          <w:color w:val="990000"/>
          <w:rtl w:val="0"/>
        </w:rPr>
        <w:t xml:space="preserve">initializer_list의 활용은 클래스 생성자에만 국한되지 않는다. 일반 함수에서도 사용할 수 있다.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8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</w:tbl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5" w:colFirst="0" w:name="h.20ss0sdajdt" w:colLast="0"/>
      <w:bookmarkEnd w:id="5"/>
      <w:r w:rsidRPr="00000000" w:rsidR="00000000" w:rsidDel="00000000">
        <w:rPr>
          <w:b w:val="1"/>
          <w:rtl w:val="0"/>
        </w:rPr>
        <w:t xml:space="preserve">클래스 내 멤버 초기화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멤버 변수의 초기화를 클래스 정의하는 시점에 바로 할 수 있다.</w:t>
      </w:r>
    </w:p>
    <w:p w:rsidP="00000000" w:rsidRPr="00000000" w:rsidR="00000000" w:rsidDel="00000000" w:rsidRDefault="00000000">
      <w:pPr>
        <w:ind w:left="720" w:firstLine="0"/>
        <w:contextualSpacing w:val="0"/>
        <w:rPr/>
      </w:pPr>
      <w:r w:rsidRPr="00000000" w:rsidR="00000000" w:rsidDel="00000000">
        <w:rPr>
          <w:rtl w:val="0"/>
        </w:rPr>
      </w:r>
    </w:p>
    <w:tbl>
      <w:tblPr>
        <w:tblStyle w:val="Table9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305"/>
        <w:gridCol w:w="4335"/>
        <w:tblGridChange w:id="0">
          <w:tblGrid>
            <w:gridCol w:w="4305"/>
            <w:gridCol w:w="4335"/>
          </w:tblGrid>
        </w:tblGridChange>
      </w:tblGrid>
      <w:tr>
        <w:trPr>
          <w:trHeight w:val="3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  <w:jc w:val="center"/>
              <w:rPr/>
            </w:pPr>
            <w:r w:rsidRPr="00000000" w:rsidR="00000000" w:rsidDel="00000000">
              <w:rPr>
                <w:rtl w:val="0"/>
              </w:rPr>
              <w:t xml:space="preserve">C++11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  <w:jc w:val="center"/>
              <w:rPr/>
            </w:pPr>
            <w:r w:rsidRPr="00000000" w:rsidR="00000000" w:rsidDel="00000000">
              <w:rPr>
                <w:rtl w:val="0"/>
              </w:rPr>
              <w:t xml:space="preserve">이전</w:t>
            </w:r>
          </w:p>
        </w:tc>
      </w:tr>
      <w:tr>
        <w:trPr>
          <w:trHeight w:val="27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#include &lt;string&gt;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MyClass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protected: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rtl w:val="0"/>
              </w:rPr>
              <w:t xml:space="preserve">int m_int = 1;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b w:val="1"/>
                <w:rtl w:val="0"/>
              </w:rPr>
              <w:tab/>
              <w:t xml:space="preserve">string m_str = “test”;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#include &lt;string&gt;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MyClass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       MyClass() : m_int(1), m_str(“test”) {}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protected: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int m_int;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string m_str;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6" w:colFirst="0" w:name="h.bz2sb8u6vqsw" w:colLast="0"/>
      <w:bookmarkEnd w:id="6"/>
      <w:r w:rsidRPr="00000000" w:rsidR="00000000" w:rsidDel="00000000">
        <w:rPr>
          <w:b w:val="1"/>
          <w:rtl w:val="0"/>
        </w:rPr>
        <w:t xml:space="preserve">생성자 위임(delegating constructor)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생성자 안에서 같은 클래스의 다른 생성자를 호출.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생성자 바디에서 다른 생성자를 호출할 수는 없고 다음처럼 생성자 초기화 리스트를 이용해야 한다.</w:t>
        <w:br w:type="textWrapping"/>
        <w:t xml:space="preserve">SpreadsheetCell:SpreadsheetCell(const string&amp; initialValue)</w:t>
        <w:br w:type="textWrapping"/>
        <w:tab/>
        <w:t xml:space="preserve">: </w:t>
      </w:r>
      <w:r w:rsidRPr="00000000" w:rsidR="00000000" w:rsidDel="00000000">
        <w:rPr>
          <w:b w:val="1"/>
          <w:rtl w:val="0"/>
        </w:rPr>
        <w:t xml:space="preserve">SpreadsheetCell(stringToDouble(initialValue))</w:t>
      </w:r>
      <w:r w:rsidRPr="00000000" w:rsidR="00000000" w:rsidDel="00000000">
        <w:rPr>
          <w:rtl w:val="0"/>
        </w:rPr>
        <w:br w:type="textWrapping"/>
        <w:t xml:space="preserve">{</w:t>
        <w:br w:type="textWrapping"/>
        <w:t xml:space="preserve">}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재귀적으로 꼬리를 무는 상황을 피해야 한다.</w:t>
        <w:br w:type="textWrapping"/>
        <w:t xml:space="preserve">class MyClass</w:t>
        <w:br w:type="textWrapping"/>
        <w:t xml:space="preserve">{</w:t>
        <w:br w:type="textWrapping"/>
        <w:tab/>
        <w:t xml:space="preserve">MyClass(char c) : MyClass(1.2) {}</w:t>
        <w:br w:type="textWrapping"/>
        <w:tab/>
        <w:t xml:space="preserve">MyClass(double d) : MyClass(‘m’) {}</w:t>
        <w:br w:type="textWrapping"/>
        <w:t xml:space="preserve">}</w:t>
        <w:br w:type="textWrapping"/>
        <w:t xml:space="preserve">이러한 코드가 어떻게 동작할지는 C++ 표준에 정해진 것이 없으므로 전적으로 컴파일러에 달려 있다.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7" w:colFirst="0" w:name="h.rgc9wvew6rpk" w:colLast="0"/>
      <w:bookmarkEnd w:id="7"/>
      <w:r w:rsidRPr="00000000" w:rsidR="00000000" w:rsidDel="00000000">
        <w:rPr>
          <w:b w:val="1"/>
          <w:rtl w:val="0"/>
        </w:rPr>
        <w:t xml:space="preserve">컴파일러 자동 생성 생성자 정리</w:t>
      </w:r>
    </w:p>
    <w:tbl>
      <w:tblPr>
        <w:tblStyle w:val="Table10"/>
        <w:bidiVisual w:val="0"/>
        <w:tblW w:w="8805.0" w:type="dxa"/>
        <w:jc w:val="left"/>
        <w:tblInd w:w="555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1740"/>
        <w:gridCol w:w="1785"/>
        <w:gridCol w:w="5280"/>
        <w:tblGridChange w:id="0">
          <w:tblGrid>
            <w:gridCol w:w="1740"/>
            <w:gridCol w:w="1785"/>
            <w:gridCol w:w="5280"/>
          </w:tblGrid>
        </w:tblGridChange>
      </w:tblGrid>
      <w:tr>
        <w:trPr>
          <w:trHeight w:val="42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b w:val="1"/>
                <w:sz w:val="20"/>
                <w:rtl w:val="0"/>
              </w:rPr>
              <w:t xml:space="preserve">직접 정의한 생성자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b w:val="1"/>
                <w:sz w:val="20"/>
                <w:rtl w:val="0"/>
              </w:rPr>
              <w:t xml:space="preserve">컴파일러가 자동 생성하는 생성자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b w:val="1"/>
                <w:sz w:val="20"/>
                <w:rtl w:val="0"/>
              </w:rPr>
              <w:t xml:space="preserve">사용 가능한 객체 생성 방법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없음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- 디폴트 생성자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- 인자 없는 생성: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  SpreadsheetCell cell;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- 다른 객체의 복사: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  SpreadsheetCell myCell(cell);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- 디폴트 생성자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- 복사 생성자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- 인자 없는 생성: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  SpreadsheetCell cell;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- 다른 객체의 복사: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  SpreadsheetCell myCell(cell);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- 복사 생성자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없음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이론적으로는 다른 객체를 복사한 생성이 가능하나, 현실적으로는 닭과 달걀 문제처럼 복사할 객체가 없으므로 결과적으로 객체 생성이 불가능하다.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- 복사 생성자가 아닌 파라미터가 있는 생성자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- 복사 생성자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- 인자가 주어진 생성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  SpreadsheetCell cell(6);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- 다른 객체의 복제: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  SpreadsheetCell myCell(cell);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40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sz w:val="20"/>
                <w:rtl w:val="0"/>
              </w:rPr>
              <w:t xml:space="preserve">- 디폴트 생성자</w:t>
            </w:r>
          </w:p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40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sz w:val="20"/>
                <w:rtl w:val="0"/>
              </w:rPr>
              <w:t xml:space="preserve">- 복사 생성자가 아닌 파라미터가 있는 생성자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40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sz w:val="20"/>
                <w:rtl w:val="0"/>
              </w:rPr>
              <w:t xml:space="preserve">- 복사 생성자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40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sz w:val="20"/>
                <w:rtl w:val="0"/>
              </w:rPr>
              <w:t xml:space="preserve">- 인자가 없는 생성:</w:t>
            </w:r>
          </w:p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40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sz w:val="20"/>
                <w:rtl w:val="0"/>
              </w:rPr>
              <w:t xml:space="preserve">  SpreadsheetCell cell;</w:t>
            </w:r>
          </w:p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40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sz w:val="20"/>
                <w:rtl w:val="0"/>
              </w:rPr>
              <w:t xml:space="preserve">- 인자가 주어진 생성</w:t>
            </w:r>
          </w:p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40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sz w:val="20"/>
                <w:rtl w:val="0"/>
              </w:rPr>
              <w:t xml:space="preserve">  SpreadsheetCell myCell(5);</w:t>
            </w:r>
          </w:p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40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sz w:val="20"/>
                <w:rtl w:val="0"/>
              </w:rPr>
              <w:t xml:space="preserve">- 다른 객체의 복사:</w:t>
            </w:r>
          </w:p>
          <w:p w:rsidP="00000000" w:rsidRPr="00000000" w:rsidR="00000000" w:rsidDel="00000000" w:rsidRDefault="00000000">
            <w:pPr>
              <w:keepNext w:val="0"/>
              <w:keepLines w:val="0"/>
              <w:widowControl w:val="1"/>
              <w:spacing w:lineRule="auto" w:after="0" w:line="240" w:before="0"/>
              <w:ind w:left="0" w:firstLine="0" w:right="0"/>
              <w:contextualSpacing w:val="0"/>
              <w:jc w:val="left"/>
            </w:pPr>
            <w:r w:rsidRPr="00000000" w:rsidR="00000000" w:rsidDel="00000000">
              <w:rPr>
                <w:sz w:val="20"/>
                <w:rtl w:val="0"/>
              </w:rPr>
              <w:t xml:space="preserve">  SpreadsheetCell anotherCell(cell);</w:t>
            </w:r>
          </w:p>
        </w:tc>
      </w:tr>
    </w:tbl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8" w:colFirst="0" w:name="h.wg21qf7648qj" w:colLast="0"/>
      <w:bookmarkEnd w:id="8"/>
      <w:r w:rsidRPr="00000000" w:rsidR="00000000" w:rsidDel="00000000">
        <w:rPr>
          <w:b w:val="1"/>
          <w:rtl w:val="0"/>
        </w:rPr>
        <w:t xml:space="preserve">대입 연산자의 명시적인 선언과 배제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컴파일러가 자동으로 생성하는 대입 연산자는 default와 delete 키워드를 이용해 다음과 같이 명시적으로 사용을 선언할 수도 있고, 배제할 수도 있다.</w:t>
        <w:br w:type="textWrapping"/>
        <w:t xml:space="preserve">SpreadsheetCell&amp; operator=(const SpreadsheetCell&amp; rhs) = default;</w:t>
        <w:br w:type="textWrapping"/>
        <w:t xml:space="preserve">SpreadsheetCell&amp; operator=(const SpreadsheetCell&amp; rhs) = delete;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9" w:colFirst="0" w:name="h.loac0anf6mhs" w:colLast="0"/>
      <w:bookmarkEnd w:id="9"/>
      <w:r w:rsidRPr="00000000" w:rsidR="00000000" w:rsidDel="00000000">
        <w:rPr>
          <w:b w:val="1"/>
          <w:rtl w:val="0"/>
        </w:rPr>
        <w:t xml:space="preserve">오버로드 메서드의 명시적인 삭제</w:t>
      </w:r>
      <w:r w:rsidRPr="00000000" w:rsidR="00000000" w:rsidDel="00000000">
        <w:rPr>
          <w:rtl w:val="0"/>
        </w:rPr>
      </w:r>
    </w:p>
    <w:tbl>
      <w:tblPr>
        <w:tblStyle w:val="Table11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680"/>
        <w:gridCol w:w="3960"/>
        <w:tblGridChange w:id="0">
          <w:tblGrid>
            <w:gridCol w:w="4680"/>
            <w:gridCol w:w="3960"/>
          </w:tblGrid>
        </w:tblGridChange>
      </w:tblGrid>
      <w:tr>
        <w:trPr>
          <w:trHeight w:val="324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MyClass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void foo(int i);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MyClass c;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c.foo(123);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b w:val="1"/>
                <w:rtl w:val="0"/>
              </w:rPr>
              <w:t xml:space="preserve">c.foo(1.23); // ok! 암시적인 변환(1.23 -&gt; 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MyClass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void foo(int i);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rtl w:val="0"/>
              </w:rPr>
              <w:t xml:space="preserve">void foo(double d) = delete;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MyClass c;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c.foo(123);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b w:val="1"/>
                <w:rtl w:val="0"/>
              </w:rPr>
              <w:t xml:space="preserve">c.foo(1.23); // error!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10" w:colFirst="0" w:name="h.wmfw2ns4otwp" w:colLast="0"/>
      <w:bookmarkEnd w:id="10"/>
      <w:r w:rsidRPr="00000000" w:rsidR="00000000" w:rsidDel="00000000">
        <w:rPr>
          <w:b w:val="1"/>
          <w:rtl w:val="0"/>
        </w:rPr>
        <w:t xml:space="preserve">상속 방지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b w:val="1"/>
          <w:rtl w:val="0"/>
        </w:rPr>
        <w:t xml:space="preserve">final 키워드</w:t>
      </w:r>
      <w:r w:rsidRPr="00000000" w:rsidR="00000000" w:rsidDel="00000000">
        <w:rPr>
          <w:rtl w:val="0"/>
        </w:rPr>
        <w:t xml:space="preserve">를 통해 서브클래스로 확장이 불가능한 클래스를 정의할 수 있다.</w:t>
        <w:br w:type="textWrapping"/>
        <w:t xml:space="preserve">class Super </w:t>
      </w:r>
      <w:r w:rsidRPr="00000000" w:rsidR="00000000" w:rsidDel="00000000">
        <w:rPr>
          <w:b w:val="1"/>
          <w:rtl w:val="0"/>
        </w:rPr>
        <w:t xml:space="preserve">final </w:t>
      </w:r>
      <w:r w:rsidRPr="00000000" w:rsidR="00000000" w:rsidDel="00000000">
        <w:rPr>
          <w:rtl w:val="0"/>
        </w:rPr>
        <w:t xml:space="preserve">{ … };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11" w:colFirst="0" w:name="h.540sq054yafb" w:colLast="0"/>
      <w:bookmarkEnd w:id="11"/>
      <w:r w:rsidRPr="00000000" w:rsidR="00000000" w:rsidDel="00000000">
        <w:rPr>
          <w:b w:val="1"/>
          <w:rtl w:val="0"/>
        </w:rPr>
        <w:t xml:space="preserve">오버라이딩 방지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메서드를 final로 선언하여 서브클래스에서 오버라이딩되지 않도록 할 수 있다.</w:t>
        <w:br w:type="textWrapping"/>
        <w:t xml:space="preserve">class Super</w:t>
        <w:br w:type="textWrapping"/>
        <w:t xml:space="preserve">{</w:t>
        <w:br w:type="textWrapping"/>
        <w:t xml:space="preserve">public:</w:t>
        <w:br w:type="textWrapping"/>
        <w:tab/>
        <w:t xml:space="preserve">Super();</w:t>
        <w:br w:type="textWrapping"/>
        <w:tab/>
        <w:t xml:space="preserve">virtual void someMethod() </w:t>
      </w:r>
      <w:r w:rsidRPr="00000000" w:rsidR="00000000" w:rsidDel="00000000">
        <w:rPr>
          <w:b w:val="1"/>
          <w:rtl w:val="0"/>
        </w:rPr>
        <w:t xml:space="preserve">final</w:t>
      </w:r>
      <w:r w:rsidRPr="00000000" w:rsidR="00000000" w:rsidDel="00000000">
        <w:rPr>
          <w:rtl w:val="0"/>
        </w:rPr>
        <w:t xml:space="preserve">;</w:t>
        <w:br w:type="textWrapping"/>
        <w:t xml:space="preserve">};</w:t>
        <w:br w:type="textWrapping"/>
        <w:br w:type="textWrapping"/>
        <w:t xml:space="preserve">class Sub : public Super</w:t>
        <w:br w:type="textWrapping"/>
        <w:t xml:space="preserve">{</w:t>
        <w:br w:type="textWrapping"/>
        <w:t xml:space="preserve">public:</w:t>
        <w:br w:type="textWrapping"/>
        <w:tab/>
        <w:t xml:space="preserve">Sub();</w:t>
        <w:br w:type="textWrapping"/>
        <w:tab/>
        <w:t xml:space="preserve">virtual void someMethod(); // error!</w:t>
        <w:br w:type="textWrapping"/>
        <w:t xml:space="preserve">};</w:t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/>
      </w:pPr>
      <w:bookmarkStart w:id="12" w:colFirst="0" w:name="h.s8ynhunhq5wz" w:colLast="0"/>
      <w:bookmarkEnd w:id="12"/>
      <w:r w:rsidRPr="00000000" w:rsidR="00000000" w:rsidDel="00000000">
        <w:rPr>
          <w:rtl w:val="0"/>
        </w:rPr>
        <w:t xml:space="preserve">override 키워드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오버라이딩하려는 의도임에도 실수로 새로운 메서드를 추가하는 상황을 피할 수 있음.</w:t>
        <w:br w:type="textWrapping"/>
        <w:t xml:space="preserve">예를 들어 void someMethod(double d)를 오버라이드 하려 했으나 실수로 아래와 같이 파라미터를 int형으로 했을 경우. </w:t>
        <w:br w:type="textWrapping"/>
        <w:t xml:space="preserve">class Sub : public Super</w:t>
        <w:br w:type="textWrapping"/>
        <w:t xml:space="preserve">{</w:t>
        <w:br w:type="textWrapping"/>
        <w:t xml:space="preserve">public:</w:t>
        <w:br w:type="textWrapping"/>
        <w:tab/>
        <w:t xml:space="preserve">Sub();</w:t>
        <w:br w:type="textWrapping"/>
        <w:tab/>
        <w:t xml:space="preserve">virtual void someMethod(int i) </w:t>
      </w:r>
      <w:r w:rsidRPr="00000000" w:rsidR="00000000" w:rsidDel="00000000">
        <w:rPr>
          <w:b w:val="1"/>
          <w:rtl w:val="0"/>
        </w:rPr>
        <w:t xml:space="preserve">override</w:t>
      </w:r>
      <w:r w:rsidRPr="00000000" w:rsidR="00000000" w:rsidDel="00000000">
        <w:rPr>
          <w:rtl w:val="0"/>
        </w:rPr>
        <w:t xml:space="preserve">; </w:t>
      </w:r>
      <w:r w:rsidRPr="00000000" w:rsidR="00000000" w:rsidDel="00000000">
        <w:rPr>
          <w:color w:val="38761d"/>
          <w:rtl w:val="0"/>
        </w:rPr>
        <w:t xml:space="preserve">// Super 클래스에 이  메서드가 없으면 error!</w:t>
      </w:r>
    </w:p>
    <w:p w:rsidP="00000000" w:rsidRPr="00000000" w:rsidR="00000000" w:rsidDel="00000000" w:rsidRDefault="00000000">
      <w:pPr>
        <w:ind w:left="144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144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13" w:colFirst="0" w:name="h.7jj1tfe11yno" w:colLast="0"/>
      <w:bookmarkEnd w:id="13"/>
      <w:r w:rsidRPr="00000000" w:rsidR="00000000" w:rsidDel="00000000">
        <w:rPr>
          <w:b w:val="1"/>
          <w:rtl w:val="0"/>
        </w:rPr>
        <w:t xml:space="preserve">생성자의 상속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생성자에도 using 키워드를 적용할 수 있다.</w:t>
      </w:r>
    </w:p>
    <w:p w:rsidP="00000000" w:rsidRPr="00000000" w:rsidR="00000000" w:rsidDel="00000000" w:rsidRDefault="00000000">
      <w:pPr>
        <w:ind w:left="720" w:firstLine="0"/>
        <w:contextualSpacing w:val="0"/>
        <w:rPr/>
      </w:pPr>
      <w:r w:rsidRPr="00000000" w:rsidR="00000000" w:rsidDel="00000000">
        <w:rPr>
          <w:rtl w:val="0"/>
        </w:rPr>
      </w:r>
    </w:p>
    <w:tbl>
      <w:tblPr>
        <w:tblStyle w:val="Table12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  <w:jc w:val="center"/>
              <w:rPr/>
            </w:pPr>
            <w:r w:rsidRPr="00000000" w:rsidR="00000000" w:rsidDel="00000000">
              <w:rPr>
                <w:rtl w:val="0"/>
              </w:rPr>
              <w:t xml:space="preserve">생성자 using 사용 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  <w:jc w:val="center"/>
              <w:rPr/>
            </w:pPr>
            <w:r w:rsidRPr="00000000" w:rsidR="00000000" w:rsidDel="00000000">
              <w:rPr>
                <w:rtl w:val="0"/>
              </w:rPr>
              <w:t xml:space="preserve">생성자 using 사용</w:t>
            </w:r>
          </w:p>
        </w:tc>
      </w:tr>
      <w:tr>
        <w:trPr>
          <w:trHeight w:val="17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Super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Super(const std::string&amp; str);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Sub : public Super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Sub(int i);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Super super(“Hello”); // ok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Sub sub1(1); // ok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color w:val="ff0000"/>
                <w:rtl w:val="0"/>
              </w:rPr>
              <w:t xml:space="preserve">Sub sub2(“Hello”); // 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Sub : public Super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rtl w:val="0"/>
              </w:rPr>
              <w:t xml:space="preserve">using Super::Super;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Sub(int i);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color w:val="0000ff"/>
                <w:rtl w:val="0"/>
              </w:rPr>
              <w:t xml:space="preserve">Sub sub2(“Hello”); // ok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상속받는 생성자에 대해서도 일반 메서드를 오버라이딩하듯이 서브클래스에 오버라이딩할 수 있다.</w:t>
      </w:r>
    </w:p>
    <w:p w:rsidP="00000000" w:rsidRPr="00000000" w:rsidR="00000000" w:rsidDel="00000000" w:rsidRDefault="00000000">
      <w:pPr>
        <w:ind w:left="720" w:firstLine="0"/>
        <w:contextualSpacing w:val="0"/>
        <w:rPr/>
      </w:pPr>
      <w:r w:rsidRPr="00000000" w:rsidR="00000000" w:rsidDel="00000000">
        <w:rPr>
          <w:rtl w:val="0"/>
        </w:rPr>
      </w:r>
    </w:p>
    <w:tbl>
      <w:tblPr>
        <w:tblStyle w:val="Table13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Super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Super(const std::string&amp; str);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rtl w:val="0"/>
              </w:rPr>
              <w:t xml:space="preserve">Super(float f);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Sub : public Super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using Super::Super;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rtl w:val="0"/>
              </w:rPr>
              <w:t xml:space="preserve">Sub(float f);</w:t>
            </w: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color w:val="38761d"/>
                <w:rtl w:val="0"/>
              </w:rPr>
              <w:t xml:space="preserve">// Super에서 상속받은 float 타입 생성자를 오버라이딩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Sub sub1(“Hello”);</w:t>
              <w:tab/>
            </w:r>
            <w:r w:rsidRPr="00000000" w:rsidR="00000000" w:rsidDel="00000000">
              <w:rPr>
                <w:color w:val="38761d"/>
                <w:rtl w:val="0"/>
              </w:rPr>
              <w:t xml:space="preserve">// ok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Sub sub2(1.23);</w:t>
              <w:tab/>
            </w:r>
            <w:r w:rsidRPr="00000000" w:rsidR="00000000" w:rsidDel="00000000">
              <w:rPr>
                <w:color w:val="38761d"/>
                <w:rtl w:val="0"/>
              </w:rPr>
              <w:t xml:space="preserve">// ok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몇 가지 제약 사항.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b w:val="1"/>
          <w:rtl w:val="0"/>
        </w:rPr>
        <w:t xml:space="preserve">생성자를 선택적으로 상속받을 수 없다.</w:t>
      </w:r>
      <w:r w:rsidRPr="00000000" w:rsidR="00000000" w:rsidDel="00000000">
        <w:rPr>
          <w:rtl w:val="0"/>
        </w:rPr>
        <w:t xml:space="preserve"> 부모의 생성자들을 한꺼번에 상속받아야 한다.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b w:val="1"/>
          <w:rtl w:val="0"/>
        </w:rPr>
        <w:t xml:space="preserve">다중 상속받은 어느 부모 클래스들 중에 같은 파라미터 목록의 생성자를 가진 경우가 있다면 생성자를 상속받을 수가 없다.</w:t>
      </w:r>
      <w:r w:rsidRPr="00000000" w:rsidR="00000000" w:rsidDel="00000000">
        <w:rPr>
          <w:rtl w:val="0"/>
        </w:rPr>
        <w:t xml:space="preserve"> 왜냐하면 생성자를 호출할 때 어느 쪽 부모의 것을 호출해야 할지 알 수가 없기 때문이다. 이러한 모호성을 해소하기 위해 서브클래스에서 충돌 나는 생성자를 명시적으로 오버라이딩해야 한다.</w:t>
      </w:r>
    </w:p>
    <w:p w:rsidP="00000000" w:rsidRPr="00000000" w:rsidR="00000000" w:rsidDel="00000000" w:rsidRDefault="00000000">
      <w:pPr>
        <w:ind w:left="1440" w:firstLine="0"/>
        <w:contextualSpacing w:val="0"/>
        <w:rPr/>
      </w:pPr>
      <w:r w:rsidRPr="00000000" w:rsidR="00000000" w:rsidDel="00000000">
        <w:rPr>
          <w:rtl w:val="0"/>
        </w:rPr>
      </w:r>
    </w:p>
    <w:tbl>
      <w:tblPr>
        <w:tblStyle w:val="Table14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trHeight w:val="264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Super1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rtl w:val="0"/>
              </w:rPr>
              <w:t xml:space="preserve">Super1(float f);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Super2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Super2(const std::string&amp; str);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rtl w:val="0"/>
              </w:rPr>
              <w:t xml:space="preserve">Super2(float f);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Sub : public Super1, public Super2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using Super1::Super1;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using Super2::Super2; </w:t>
            </w:r>
            <w:r w:rsidRPr="00000000" w:rsidR="00000000" w:rsidDel="00000000">
              <w:rPr>
                <w:color w:val="38761d"/>
                <w:rtl w:val="0"/>
              </w:rPr>
              <w:t xml:space="preserve">// error! Sub(float f) 생성자를 다시 얻으려 함.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Sub(char c);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따라서 아래와 같이 수정해야한다.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class Sub : public Super1, public Super2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using Super1::Super1;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using Super2::Super2;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Sub(char c);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rtl w:val="0"/>
              </w:rPr>
              <w:t xml:space="preserve">Sub(float f); // ok!</w:t>
            </w:r>
          </w:p>
          <w:p w:rsidP="00000000" w:rsidRPr="00000000" w:rsidR="00000000" w:rsidDel="00000000" w:rsidRDefault="00000000">
            <w:pPr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};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14" w:colFirst="0" w:name="h.ijjlrayqqky" w:colLast="0"/>
      <w:bookmarkEnd w:id="14"/>
      <w:r w:rsidRPr="00000000" w:rsidR="00000000" w:rsidDel="00000000">
        <w:rPr>
          <w:b w:val="1"/>
          <w:rtl w:val="0"/>
        </w:rPr>
        <w:t xml:space="preserve">우측값 참조(rvalue reference)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c++ 좌항/우항</w:t>
      </w:r>
    </w:p>
    <w:tbl>
      <w:tblPr>
        <w:tblStyle w:val="Table15"/>
        <w:bidiVisual w:val="0"/>
        <w:tblW w:w="7905.0" w:type="dxa"/>
        <w:jc w:val="left"/>
        <w:tblInd w:w="1455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3885"/>
        <w:gridCol w:w="4020"/>
        <w:tblGridChange w:id="0">
          <w:tblGrid>
            <w:gridCol w:w="3885"/>
            <w:gridCol w:w="4020"/>
          </w:tblGrid>
        </w:tblGridChange>
      </w:tblGrid>
      <w:tr>
        <w:trPr>
          <w:trHeight w:val="34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  <w:jc w:val="center"/>
              <w:rPr/>
            </w:pPr>
            <w:r w:rsidRPr="00000000" w:rsidR="00000000" w:rsidDel="00000000">
              <w:rPr>
                <w:rtl w:val="0"/>
              </w:rPr>
              <w:t xml:space="preserve">좌항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  <w:jc w:val="center"/>
              <w:rPr/>
            </w:pPr>
            <w:r w:rsidRPr="00000000" w:rsidR="00000000" w:rsidDel="00000000">
              <w:rPr>
                <w:rtl w:val="0"/>
              </w:rPr>
              <w:t xml:space="preserve">우항</w:t>
            </w:r>
          </w:p>
        </w:tc>
      </w:tr>
      <w:tr>
        <w:trPr>
          <w:trHeight w:val="1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- 주소를 얻을 수 있거나 변수이름을 가진 대상</w:t>
              <w:br w:type="textWrapping"/>
              <w:t xml:space="preserve">- 대입 구문의 왼쪽에 위치.</w:t>
            </w:r>
          </w:p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- </w:t>
            </w:r>
            <w:r w:rsidRPr="00000000" w:rsidR="00000000" w:rsidDel="00000000">
              <w:rPr>
                <w:b w:val="1"/>
                <w:color w:val="cc0000"/>
                <w:sz w:val="24"/>
                <w:rtl w:val="0"/>
              </w:rPr>
              <w:t xml:space="preserve">int a</w:t>
            </w:r>
            <w:r w:rsidRPr="00000000" w:rsidR="00000000" w:rsidDel="00000000">
              <w:rPr>
                <w:sz w:val="24"/>
                <w:rtl w:val="0"/>
              </w:rPr>
              <w:t xml:space="preserve"> = 1;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- 좌항이 아닌 것들.</w:t>
              <w:br w:type="textWrapping"/>
              <w:t xml:space="preserve">- </w:t>
            </w:r>
            <w:r w:rsidRPr="00000000" w:rsidR="00000000" w:rsidDel="00000000">
              <w:rPr>
                <w:b w:val="1"/>
                <w:rtl w:val="0"/>
              </w:rPr>
              <w:t xml:space="preserve">상숫값, 임시 객체</w:t>
            </w:r>
            <w:r w:rsidRPr="00000000" w:rsidR="00000000" w:rsidDel="00000000">
              <w:rPr>
                <w:rtl w:val="0"/>
              </w:rPr>
              <w:t xml:space="preserve">.</w:t>
              <w:br w:type="textWrapping"/>
              <w:t xml:space="preserve">- 대입 구문의 오른쪽에 위치.</w:t>
              <w:br w:type="textWrapping"/>
              <w:t xml:space="preserve">- </w:t>
            </w:r>
            <w:r w:rsidRPr="00000000" w:rsidR="00000000" w:rsidDel="00000000">
              <w:rPr>
                <w:sz w:val="24"/>
                <w:rtl w:val="0"/>
              </w:rPr>
              <w:t xml:space="preserve">int a = </w:t>
            </w:r>
            <w:r w:rsidRPr="00000000" w:rsidR="00000000" w:rsidDel="00000000">
              <w:rPr>
                <w:b w:val="1"/>
                <w:color w:val="cc0000"/>
                <w:sz w:val="24"/>
                <w:rtl w:val="0"/>
              </w:rPr>
              <w:t xml:space="preserve">1</w:t>
            </w:r>
            <w:r w:rsidRPr="00000000" w:rsidR="00000000" w:rsidDel="00000000">
              <w:rPr>
                <w:sz w:val="24"/>
                <w:rtl w:val="0"/>
              </w:rPr>
              <w:t xml:space="preserve">; </w:t>
            </w:r>
            <w:r w:rsidRPr="00000000" w:rsidR="00000000" w:rsidDel="00000000">
              <w:rPr>
                <w:color w:val="274e13"/>
                <w:sz w:val="24"/>
                <w:rtl w:val="0"/>
              </w:rPr>
              <w:t xml:space="preserve">// 상숫값</w:t>
            </w:r>
            <w:r w:rsidRPr="00000000" w:rsidR="00000000" w:rsidDel="00000000">
              <w:rPr>
                <w:sz w:val="24"/>
                <w:rtl w:val="0"/>
              </w:rPr>
              <w:br w:type="textWrapping"/>
              <w:t xml:space="preserve">- int b = 0;</w:t>
              <w:br w:type="textWrapping"/>
              <w:t xml:space="preserve">  int c = </w:t>
            </w:r>
            <w:r w:rsidRPr="00000000" w:rsidR="00000000" w:rsidDel="00000000">
              <w:rPr>
                <w:b w:val="1"/>
                <w:color w:val="cc0000"/>
                <w:sz w:val="24"/>
                <w:rtl w:val="0"/>
              </w:rPr>
              <w:t xml:space="preserve">a + b</w:t>
            </w:r>
            <w:r w:rsidRPr="00000000" w:rsidR="00000000" w:rsidDel="00000000">
              <w:rPr>
                <w:sz w:val="24"/>
                <w:rtl w:val="0"/>
              </w:rPr>
              <w:t xml:space="preserve">; </w:t>
            </w:r>
            <w:r w:rsidRPr="00000000" w:rsidR="00000000" w:rsidDel="00000000">
              <w:rPr>
                <w:color w:val="274e13"/>
                <w:sz w:val="24"/>
                <w:rtl w:val="0"/>
              </w:rPr>
              <w:t xml:space="preserve">// 임시객체</w:t>
            </w:r>
          </w:p>
        </w:tc>
      </w:tr>
    </w:tbl>
    <w:p w:rsidP="00000000" w:rsidRPr="00000000" w:rsidR="00000000" w:rsidDel="00000000" w:rsidRDefault="00000000">
      <w:pPr>
        <w:keepNext w:val="0"/>
        <w:keepLines w:val="0"/>
        <w:widowControl w:val="1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tl w:val="0"/>
        </w:rPr>
        <w:br w:type="textWrapping"/>
      </w:r>
    </w:p>
    <w:p w:rsidP="00000000" w:rsidRPr="00000000" w:rsidR="00000000" w:rsidDel="00000000" w:rsidRDefault="00000000">
      <w:pPr>
        <w:numPr>
          <w:ilvl w:val="1"/>
          <w:numId w:val="1"/>
        </w:numPr>
        <w:spacing w:lineRule="auto" w:line="240"/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다음 코드는 C++에서 허용되지 않는다.</w:t>
        <w:br w:type="textWrapping"/>
      </w:r>
      <w:r w:rsidRPr="00000000" w:rsidR="00000000" w:rsidDel="00000000">
        <w:rPr>
          <w:sz w:val="24"/>
          <w:rtl w:val="0"/>
        </w:rPr>
        <w:t xml:space="preserve">int&amp; i = 2;</w:t>
        <w:tab/>
        <w:tab/>
        <w:t xml:space="preserve">// error. 상숫값에 대한 참조.</w:t>
        <w:br w:type="textWrapping"/>
        <w:t xml:space="preserve">int a = 2, b = 3;</w:t>
        <w:br w:type="textWrapping"/>
        <w:t xml:space="preserve">int&amp; j = a + b;</w:t>
        <w:tab/>
        <w:tab/>
        <w:t xml:space="preserve">// error. 임시 객체에 대한 참조.</w:t>
        <w:br w:type="textWrapping"/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하지만 우측값 참조를 사용하면 정상적인 코드가 된다.</w:t>
        <w:br w:type="textWrapping"/>
      </w:r>
      <w:r w:rsidRPr="00000000" w:rsidR="00000000" w:rsidDel="00000000">
        <w:rPr>
          <w:sz w:val="24"/>
          <w:rtl w:val="0"/>
        </w:rPr>
        <w:t xml:space="preserve">int&amp;&amp; i = 2;</w:t>
        <w:tab/>
        <w:tab/>
        <w:t xml:space="preserve">// ok.</w:t>
        <w:br w:type="textWrapping"/>
        <w:t xml:space="preserve">int a = 2, b = 3;</w:t>
        <w:br w:type="textWrapping"/>
        <w:t xml:space="preserve">int&amp;&amp; j = a + b;</w:t>
        <w:tab/>
        <w:t xml:space="preserve">// ok.</w:t>
      </w:r>
      <w:r w:rsidRPr="00000000" w:rsidR="00000000" w:rsidDel="00000000">
        <w:rPr>
          <w:rtl w:val="0"/>
        </w:rPr>
        <w:br w:type="textWrapping"/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장점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rtl w:val="0"/>
        </w:rPr>
        <w:t xml:space="preserve">크기가 큰 임시 객체</w:t>
      </w:r>
      <w:r w:rsidRPr="00000000" w:rsidR="00000000" w:rsidDel="00000000">
        <w:rPr>
          <w:rtl w:val="0"/>
        </w:rPr>
        <w:t xml:space="preserve">(삭제될 예정인)를 </w:t>
      </w:r>
      <w:r w:rsidRPr="00000000" w:rsidR="00000000" w:rsidDel="00000000">
        <w:rPr>
          <w:b w:val="1"/>
          <w:rtl w:val="0"/>
        </w:rPr>
        <w:t xml:space="preserve">복사</w:t>
      </w:r>
      <w:r w:rsidRPr="00000000" w:rsidR="00000000" w:rsidDel="00000000">
        <w:rPr>
          <w:rtl w:val="0"/>
        </w:rPr>
        <w:t xml:space="preserve">해야 할 때 전체 데이터를 깊게 복사하지 않고 </w:t>
      </w:r>
      <w:r w:rsidRPr="00000000" w:rsidR="00000000" w:rsidDel="00000000">
        <w:rPr>
          <w:b w:val="1"/>
          <w:rtl w:val="0"/>
        </w:rPr>
        <w:t xml:space="preserve">포인터 주소만 얕게 복사</w:t>
      </w:r>
      <w:r w:rsidRPr="00000000" w:rsidR="00000000" w:rsidDel="00000000">
        <w:rPr>
          <w:rtl w:val="0"/>
        </w:rPr>
        <w:t xml:space="preserve">하여 </w:t>
      </w:r>
      <w:r w:rsidRPr="00000000" w:rsidR="00000000" w:rsidDel="00000000">
        <w:rPr>
          <w:b w:val="1"/>
          <w:rtl w:val="0"/>
        </w:rPr>
        <w:t xml:space="preserve">오버헤드를 줄 일 수 있음</w:t>
      </w:r>
      <w:r w:rsidRPr="00000000" w:rsidR="00000000" w:rsidDel="00000000">
        <w:rPr>
          <w:rtl w:val="0"/>
        </w:rPr>
        <w:t xml:space="preserve">.</w:t>
        <w:br w:type="textWrapping"/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활용 예.</w:t>
      </w:r>
    </w:p>
    <w:tbl>
      <w:tblPr>
        <w:tblStyle w:val="Table16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trHeight w:val="204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line="24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void incr(int&amp; value)</w:t>
            </w:r>
          </w:p>
          <w:p w:rsidP="00000000" w:rsidRPr="00000000" w:rsidR="00000000" w:rsidDel="00000000" w:rsidRDefault="00000000">
            <w:pPr>
              <w:spacing w:lineRule="auto" w:line="24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spacing w:lineRule="auto" w:line="240"/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cout &lt;&lt; “increment with lvalue reference” &lt;&lt; endl;</w:t>
            </w:r>
          </w:p>
          <w:p w:rsidP="00000000" w:rsidRPr="00000000" w:rsidR="00000000" w:rsidDel="00000000" w:rsidRDefault="00000000">
            <w:pPr>
              <w:spacing w:lineRule="auto" w:line="24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++value;</w:t>
            </w:r>
          </w:p>
          <w:p w:rsidP="00000000" w:rsidRPr="00000000" w:rsidR="00000000" w:rsidDel="00000000" w:rsidRDefault="00000000">
            <w:pPr>
              <w:spacing w:lineRule="auto" w:line="24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spacing w:lineRule="auto" w:line="24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void incr(int&amp;&amp; value)</w:t>
            </w:r>
          </w:p>
          <w:p w:rsidP="00000000" w:rsidRPr="00000000" w:rsidR="00000000" w:rsidDel="00000000" w:rsidRDefault="00000000">
            <w:pPr>
              <w:spacing w:lineRule="auto" w:line="24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spacing w:lineRule="auto" w:line="24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cout &lt;&lt; “increment with rvalue reference” &lt;&lt; endl;</w:t>
            </w:r>
          </w:p>
          <w:p w:rsidP="00000000" w:rsidRPr="00000000" w:rsidR="00000000" w:rsidDel="00000000" w:rsidRDefault="00000000">
            <w:pPr>
              <w:spacing w:lineRule="auto" w:line="24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++value</w:t>
            </w:r>
          </w:p>
          <w:p w:rsidP="00000000" w:rsidRPr="00000000" w:rsidR="00000000" w:rsidDel="00000000" w:rsidRDefault="00000000">
            <w:pPr>
              <w:spacing w:lineRule="auto" w:line="24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spacing w:lineRule="auto" w:line="240"/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a = 10, b = 20;</w:t>
              <w:br w:type="textWrapping"/>
              <w:t xml:space="preserve">incr(a);                     // incr(int&amp; value)</w:t>
              <w:br w:type="textWrapping"/>
            </w:r>
            <w:r w:rsidRPr="00000000" w:rsidR="00000000" w:rsidDel="00000000">
              <w:rPr>
                <w:color w:val="0000ff"/>
                <w:rtl w:val="0"/>
              </w:rPr>
              <w:t xml:space="preserve">incr(std::move(a)); </w:t>
            </w:r>
            <w:r w:rsidRPr="00000000" w:rsidR="00000000" w:rsidDel="00000000">
              <w:rPr>
                <w:rtl w:val="0"/>
              </w:rPr>
              <w:t xml:space="preserve"> // incr(int&amp;&amp; value)</w:t>
              <w:br w:type="textWrapping"/>
              <w:t xml:space="preserve">incr(a+b);                 // incr(int&amp;&amp; value)</w:t>
            </w:r>
          </w:p>
          <w:p w:rsidP="00000000" w:rsidRPr="00000000" w:rsidR="00000000" w:rsidDel="00000000" w:rsidRDefault="00000000">
            <w:pPr>
              <w:spacing w:lineRule="auto" w:line="24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incr(3);                     // incr(int&amp;&amp; value)</w:t>
            </w:r>
          </w:p>
        </w:tc>
      </w:tr>
    </w:tbl>
    <w:p w:rsidP="00000000" w:rsidRPr="00000000" w:rsidR="00000000" w:rsidDel="00000000" w:rsidRDefault="00000000">
      <w:pPr>
        <w:spacing w:lineRule="auto" w:line="240"/>
        <w:ind w:left="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17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640"/>
        <w:gridCol w:w="8640"/>
        <w:tblGridChange w:id="0">
          <w:tblGrid>
            <w:gridCol w:w="8640"/>
            <w:gridCol w:w="8640"/>
          </w:tblGrid>
        </w:tblGridChange>
      </w:tblGrid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</w:pPr>
      <w:bookmarkStart w:id="15" w:colFirst="0" w:name="h.1tdikpiwav29" w:colLast="0"/>
      <w:bookmarkEnd w:id="15"/>
      <w:r w:rsidRPr="00000000" w:rsidR="00000000" w:rsidDel="00000000">
        <w:rPr>
          <w:rtl w:val="0"/>
        </w:rPr>
        <w:t xml:space="preserve"> </w:t>
      </w:r>
      <w:r w:rsidRPr="00000000" w:rsidR="00000000" w:rsidDel="00000000">
        <w:rPr>
          <w:b w:val="1"/>
          <w:rtl w:val="0"/>
        </w:rPr>
        <w:t xml:space="preserve">이동 시맨틱(move semantics)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b w:val="1"/>
          <w:rtl w:val="0"/>
        </w:rPr>
        <w:t xml:space="preserve">객체의 리소스(동적으로 할당 된 메모리와 같은)를 또 다른 객체로 이동하는 것을(복사가 아닌) 의미함.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b w:val="1"/>
          <w:rtl w:val="0"/>
        </w:rPr>
        <w:tab/>
      </w:r>
      <w:r w:rsidRPr="00000000" w:rsidR="00000000" w:rsidDel="00000000">
        <w:rPr>
          <w:rtl w:val="0"/>
        </w:rPr>
        <w:t xml:space="preserve">다음은 메모리 버퍼를 관리하는 MemoryBlock 클래스이다.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drawing>
          <wp:inline distR="114300" distT="114300" distB="114300" distL="114300">
            <wp:extent cy="4081463" cx="4476750"/>
            <wp:effectExtent t="0" b="0" r="0" l="0"/>
            <wp:docPr id="2" name="image03.png"/>
            <a:graphic>
              <a:graphicData uri="http://schemas.openxmlformats.org/drawingml/2006/picture">
                <pic:pic>
                  <pic:nvPicPr>
                    <pic:cNvPr id="0" name="image03.png"/>
                    <pic:cNvPicPr preferRelativeResize="0"/>
                  </pic:nvPicPr>
                  <pic:blipFill>
                    <a:blip r:embed="rId5"/>
                    <a:srcRect t="0" b="0" r="0" l="0"/>
                    <a:stretch>
                      <a:fillRect/>
                    </a:stretch>
                  </pic:blipFill>
                  <pic:spPr>
                    <a:xfrm>
                      <a:ext cy="4081463" cx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drawing>
          <wp:inline distR="114300" distT="114300" distB="114300" distL="114300">
            <wp:extent cy="7529513" cx="4991100"/>
            <wp:effectExtent t="0" b="0" r="0" l="0"/>
            <wp:docPr id="3" name="image08.png"/>
            <a:graphic>
              <a:graphicData uri="http://schemas.openxmlformats.org/drawingml/2006/picture">
                <pic:pic>
                  <pic:nvPicPr>
                    <pic:cNvPr id="0" name="image08.png"/>
                    <pic:cNvPicPr preferRelativeResize="0"/>
                  </pic:nvPicPr>
                  <pic:blipFill>
                    <a:blip r:embed="rId6"/>
                    <a:srcRect t="0" b="0" r="0" l="0"/>
                    <a:stretch>
                      <a:fillRect/>
                    </a:stretch>
                  </pic:blipFill>
                  <pic:spPr>
                    <a:xfrm>
                      <a:ext cy="7529513" cx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drawing>
          <wp:inline distR="114300" distT="114300" distB="114300" distL="114300">
            <wp:extent cy="3076575" cx="4324350"/>
            <wp:effectExtent t="0" b="0" r="0" l="0"/>
            <wp:docPr id="5" name="image02.png"/>
            <a:graphic>
              <a:graphicData uri="http://schemas.openxmlformats.org/drawingml/2006/picture">
                <pic:pic>
                  <pic:nvPicPr>
                    <pic:cNvPr id="0" name="image02.png"/>
                    <pic:cNvPicPr preferRelativeResize="0"/>
                  </pic:nvPicPr>
                  <pic:blipFill>
                    <a:blip r:embed="rId7"/>
                    <a:srcRect t="0" b="0" r="0" l="0"/>
                    <a:stretch>
                      <a:fillRect/>
                    </a:stretch>
                  </pic:blipFill>
                  <pic:spPr>
                    <a:xfrm>
                      <a:ext cy="3076575" cx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위 MemoryBlock 클래스는 main 함수에서 vector에 원소를 삽입할 때 복사 생성자가 이용되고 삽입된 원소를 또 다른 임시 객체로 변경할 때 대입 연산자가 이용된다. 동작은 올바르게 구현되었지만 </w:t>
      </w:r>
      <w:r w:rsidRPr="00000000" w:rsidR="00000000" w:rsidDel="00000000">
        <w:rPr>
          <w:b w:val="1"/>
          <w:color w:val="ff0000"/>
          <w:rtl w:val="0"/>
        </w:rPr>
        <w:t xml:space="preserve">불필요한 메모리 할당과 복사 작업이 발생하여 효율성이 떨어진다.</w:t>
        <w:tab/>
      </w:r>
      <w:r w:rsidRPr="00000000" w:rsidR="00000000" w:rsidDel="00000000">
        <w:drawing>
          <wp:inline distR="114300" distT="114300" distB="114300" distL="114300">
            <wp:extent cy="4148138" cx="5943600"/>
            <wp:effectExtent t="0" b="0" r="0" l="0"/>
            <wp:docPr id="8" name="image09.png"/>
            <a:graphic>
              <a:graphicData uri="http://schemas.openxmlformats.org/drawingml/2006/picture">
                <pic:pic>
                  <pic:nvPicPr>
                    <pic:cNvPr id="0" name="image09.png"/>
                    <pic:cNvPicPr preferRelativeResize="0"/>
                  </pic:nvPicPr>
                  <pic:blipFill>
                    <a:blip r:embed="rId8"/>
                    <a:srcRect t="0" b="0" r="0" l="0"/>
                    <a:stretch>
                      <a:fillRect/>
                    </a:stretch>
                  </pic:blipFill>
                  <pic:spPr>
                    <a:xfrm>
                      <a:ext cy="4148138" cx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임시 객체가 복사되는 데에 1~5 과정을 모두 거치는 것은 성능과 효율성에서 큰 낭비이다. 임시 객체는 표현식이 종료되면 어차피 사라지게 될 객체이므로 아래 그림과 같이 </w:t>
      </w:r>
      <w:r w:rsidRPr="00000000" w:rsidR="00000000" w:rsidDel="00000000">
        <w:rPr>
          <w:b w:val="1"/>
          <w:color w:val="ff0000"/>
          <w:rtl w:val="0"/>
        </w:rPr>
        <w:t xml:space="preserve">기존 데이터를 삭제하고 임시 객체의 데이터를 가리키도록 구현할 수 있다면 훨씬 효율적</w:t>
      </w:r>
      <w:r w:rsidRPr="00000000" w:rsidR="00000000" w:rsidDel="00000000">
        <w:rPr>
          <w:rtl w:val="0"/>
        </w:rPr>
        <w:t xml:space="preserve">일 것이다.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drawing>
          <wp:inline distR="114300" distT="114300" distB="114300" distL="114300">
            <wp:extent cy="1033463" cx="5943600"/>
            <wp:effectExtent t="0" b="0" r="0" l="0"/>
            <wp:docPr id="6" name="image05.png"/>
            <a:graphic>
              <a:graphicData uri="http://schemas.openxmlformats.org/drawingml/2006/picture">
                <pic:pic>
                  <pic:nvPicPr>
                    <pic:cNvPr id="0" name="image05.png"/>
                    <pic:cNvPicPr preferRelativeResize="0"/>
                  </pic:nvPicPr>
                  <pic:blipFill>
                    <a:blip r:embed="rId9"/>
                    <a:srcRect t="0" b="0" r="0" l="0"/>
                    <a:stretch>
                      <a:fillRect/>
                    </a:stretch>
                  </pic:blipFill>
                  <pic:spPr>
                    <a:xfrm>
                      <a:ext cy="1033463" cx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b w:val="1"/>
          <w:color w:val="ff0000"/>
          <w:rtl w:val="0"/>
        </w:rPr>
        <w:t xml:space="preserve">Rvalue로부터의 데이터 이동, 즉 Move Semantics의 가장 일반적인 구현 방법은 Move 생성자와 Move 대입 연산자를 구현하는 것이다.</w:t>
      </w:r>
      <w:r w:rsidRPr="00000000" w:rsidR="00000000" w:rsidDel="00000000">
        <w:rPr>
          <w:rtl w:val="0"/>
        </w:rPr>
        <w:t xml:space="preserve"> 아래와 같이 구현하면 된다.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drawing>
          <wp:inline distR="114300" distT="114300" distB="114300" distL="114300">
            <wp:extent cy="5157788" cx="4905375"/>
            <wp:effectExtent t="0" b="0" r="0" l="0"/>
            <wp:docPr id="7" name="image07.png"/>
            <a:graphic>
              <a:graphicData uri="http://schemas.openxmlformats.org/drawingml/2006/picture">
                <pic:pic>
                  <pic:nvPicPr>
                    <pic:cNvPr id="0" name="image07.png"/>
                    <pic:cNvPicPr preferRelativeResize="0"/>
                  </pic:nvPicPr>
                  <pic:blipFill>
                    <a:blip r:embed="rId10"/>
                    <a:srcRect t="0" b="0" r="0" l="0"/>
                    <a:stretch>
                      <a:fillRect/>
                    </a:stretch>
                  </pic:blipFill>
                  <pic:spPr>
                    <a:xfrm>
                      <a:ext cy="5157788" cx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위 예제처럼 임시 객체의 직접적인 대입 이외에도  vector와 같은 컨테이너에 담는 작업이 빈번한 클래스나 STL의 sort와 같은 함수로 정렬하는 작업이 많은 클래스는 Move 생성자와 Move 대입연산자를 구현하는 성능 향상에 도움이 된다.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b w:val="1"/>
          <w:color w:val="ff0000"/>
          <w:rtl w:val="0"/>
        </w:rPr>
        <w:t xml:space="preserve">Move 생성자와 Move 대입 연산자 이외에도 Rvalue 참조자로 일반 함수를 오버로드 하면 Move semantics를 구현할 수 있다.</w:t>
      </w:r>
      <w:r w:rsidRPr="00000000" w:rsidR="00000000" w:rsidDel="00000000">
        <w:rPr>
          <w:rtl w:val="0"/>
        </w:rPr>
        <w:t xml:space="preserve"> Visual Studio 2010 이상 버전에서는 std::string의 operator+ 함수를 비롯한 STL의 많은 일반 함수들이 Move semantics를 구현하여 성능 향상을 도모하고 있다.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16" w:colFirst="0" w:name="h.metpndvkqne4" w:colLast="0"/>
      <w:bookmarkEnd w:id="16"/>
      <w:r w:rsidRPr="00000000" w:rsidR="00000000" w:rsidDel="00000000">
        <w:rPr>
          <w:b w:val="1"/>
          <w:rtl w:val="0"/>
        </w:rPr>
        <w:t xml:space="preserve">constexpr 키워드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상수 표현이 요구되는 곳에 상수가 아닌 구문을 사용하면 C++에서 오류로 처리된다.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const int getArraySize() { return 32; }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int main()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{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ab/>
        <w:t xml:space="preserve">int myArray[getArraySize()]; </w:t>
      </w:r>
      <w:r w:rsidRPr="00000000" w:rsidR="00000000" w:rsidDel="00000000">
        <w:rPr>
          <w:b w:val="1"/>
          <w:color w:val="38761d"/>
          <w:rtl w:val="0"/>
        </w:rPr>
        <w:t xml:space="preserve">// 기존 C++에서는 허용X.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ab/>
        <w:t xml:space="preserve">return 0;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}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constexpr 키워드를 사용하면 다음과 같이 가능하다.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color w:val="0000ff"/>
          <w:rtl w:val="0"/>
        </w:rPr>
        <w:t xml:space="preserve">constexpr </w:t>
      </w:r>
      <w:r w:rsidRPr="00000000" w:rsidR="00000000" w:rsidDel="00000000">
        <w:rPr>
          <w:rtl w:val="0"/>
        </w:rPr>
        <w:t xml:space="preserve">int getArraySIze() { return 32; }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int main()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ab/>
        <w:t xml:space="preserve">int myArray[getArraySize()]; </w:t>
      </w:r>
      <w:r w:rsidRPr="00000000" w:rsidR="00000000" w:rsidDel="00000000">
        <w:rPr>
          <w:b w:val="1"/>
          <w:color w:val="38761d"/>
          <w:rtl w:val="0"/>
        </w:rPr>
        <w:t xml:space="preserve">// OK!.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ab/>
        <w:t xml:space="preserve">int myArray2[getArraySize() + 1]; </w:t>
      </w:r>
      <w:r w:rsidRPr="00000000" w:rsidR="00000000" w:rsidDel="00000000">
        <w:rPr>
          <w:b w:val="1"/>
          <w:color w:val="38761d"/>
          <w:rtl w:val="0"/>
        </w:rPr>
        <w:t xml:space="preserve">// OK!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ab/>
        <w:t xml:space="preserve">return 0;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최적화를 훨씬 효과적으로 할 수 있음. 단 함수를 constexpr로 선언 시 다음과 같은 몇 가지 제약 사항이 있다.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constexpr으로 선언하려는 대상이 클래스의 메서드일 경우 그 메서드는 virtual로 선언될 수 없다.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함수의 리턴 타입은 반드시 리터럴 타입 또는 리터럴 타입에 대한 참조여야 하며 void로 선언될 수 없다.</w:t>
      </w:r>
    </w:p>
    <w:p w:rsidP="00000000" w:rsidRPr="00000000" w:rsidR="00000000" w:rsidDel="00000000" w:rsidRDefault="00000000">
      <w:pPr>
        <w:ind w:left="2160" w:firstLine="0"/>
        <w:contextualSpacing w:val="0"/>
      </w:pPr>
      <w:r w:rsidRPr="00000000" w:rsidR="00000000" w:rsidDel="00000000">
        <w:rPr>
          <w:b w:val="1"/>
          <w:sz w:val="18"/>
          <w:rtl w:val="0"/>
        </w:rPr>
        <w:t xml:space="preserve">* 리터럴 타입 : “abc”, 3.14, 12 등과 같이 문자 상수로 표현 가능한 char[], float, int 등의 내장 타입 데이터.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함수의 바디는 {return expression;}과 같은 형태여야 하며 expression 부분에는 인자가 대입되고 나서 상수 표현식이 되어야 한다. expression 부분에는 다른 constexpr 함수 호출이 들어갈 수 있다.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constexpr 함수가 호출될 수 있으려면 그 시점에 함수의 전체 구현부가 컴파일러에 의해 해석된 이후여야한 한다. 즉, 일반 함수는 함수 선언부만 있는 상태에서 컴파일된 후 나중에 링크될 수 있지만 constexpr 함수는 매크로처럼 호출 이전에 구현부가 컴파일러에 이미 노출되어 있어야만 한다.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constexpr 생성자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내장 타입 외에 자체적으로 정의한 타입으로도 상수 표현 변수를 만들 수 있다.</w:t>
      </w:r>
    </w:p>
    <w:p w:rsidP="00000000" w:rsidRPr="00000000" w:rsidR="00000000" w:rsidDel="00000000" w:rsidRDefault="00000000">
      <w:pPr>
        <w:ind w:left="1440" w:firstLine="0"/>
        <w:contextualSpacing w:val="0"/>
        <w:rPr/>
      </w:pPr>
      <w:r w:rsidRPr="00000000" w:rsidR="00000000" w:rsidDel="00000000">
        <w:rPr>
          <w:rtl w:val="0"/>
        </w:rPr>
        <w:tab/>
        <w:t xml:space="preserve">class Rect</w:t>
      </w:r>
    </w:p>
    <w:p w:rsidP="00000000" w:rsidRPr="00000000" w:rsidR="00000000" w:rsidDel="00000000" w:rsidRDefault="00000000">
      <w:pPr>
        <w:ind w:left="1440" w:firstLine="720"/>
        <w:contextualSpacing w:val="0"/>
        <w:rPr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1440" w:firstLine="720"/>
        <w:contextualSpacing w:val="0"/>
        <w:rPr/>
      </w:pPr>
      <w:r w:rsidRPr="00000000" w:rsidR="00000000" w:rsidDel="00000000">
        <w:rPr>
          <w:rtl w:val="0"/>
        </w:rPr>
        <w:t xml:space="preserve">public:</w:t>
      </w:r>
    </w:p>
    <w:p w:rsidP="00000000" w:rsidRPr="00000000" w:rsidR="00000000" w:rsidDel="00000000" w:rsidRDefault="00000000">
      <w:pPr>
        <w:ind w:left="2160" w:firstLine="720"/>
        <w:contextualSpacing w:val="0"/>
        <w:rPr/>
      </w:pPr>
      <w:r w:rsidRPr="00000000" w:rsidR="00000000" w:rsidDel="00000000">
        <w:rPr>
          <w:rtl w:val="0"/>
        </w:rPr>
        <w:t xml:space="preserve">constexpr Rect(int width, int height) : </w:t>
      </w:r>
    </w:p>
    <w:p w:rsidP="00000000" w:rsidRPr="00000000" w:rsidR="00000000" w:rsidDel="00000000" w:rsidRDefault="00000000">
      <w:pPr>
        <w:ind w:left="2160" w:firstLine="720"/>
        <w:contextualSpacing w:val="0"/>
        <w:rPr/>
      </w:pPr>
      <w:r w:rsidRPr="00000000" w:rsidR="00000000" w:rsidDel="00000000">
        <w:rPr>
          <w:rtl w:val="0"/>
        </w:rPr>
        <w:t xml:space="preserve">m_width(width), m_height(height) {}</w:t>
      </w:r>
    </w:p>
    <w:p w:rsidP="00000000" w:rsidRPr="00000000" w:rsidR="00000000" w:rsidDel="00000000" w:rsidRDefault="00000000">
      <w:pPr>
        <w:ind w:left="2160" w:firstLine="720"/>
        <w:contextualSpacing w:val="0"/>
        <w:rPr/>
      </w:pPr>
      <w:r w:rsidRPr="00000000" w:rsidR="00000000" w:rsidDel="00000000">
        <w:rPr>
          <w:rtl w:val="0"/>
        </w:rPr>
        <w:t xml:space="preserve">constexpr int getArea() const { return m_width * m_height; }</w:t>
      </w:r>
    </w:p>
    <w:p w:rsidP="00000000" w:rsidRPr="00000000" w:rsidR="00000000" w:rsidDel="00000000" w:rsidRDefault="00000000">
      <w:pPr>
        <w:ind w:left="2160" w:firstLine="0"/>
        <w:contextualSpacing w:val="0"/>
        <w:rPr/>
      </w:pPr>
      <w:r w:rsidRPr="00000000" w:rsidR="00000000" w:rsidDel="00000000">
        <w:rPr>
          <w:rtl w:val="0"/>
        </w:rPr>
        <w:t xml:space="preserve">private:</w:t>
      </w:r>
    </w:p>
    <w:p w:rsidP="00000000" w:rsidRPr="00000000" w:rsidR="00000000" w:rsidDel="00000000" w:rsidRDefault="00000000">
      <w:pPr>
        <w:ind w:left="2160" w:firstLine="0"/>
        <w:contextualSpacing w:val="0"/>
        <w:rPr/>
      </w:pPr>
      <w:r w:rsidRPr="00000000" w:rsidR="00000000" w:rsidDel="00000000">
        <w:rPr>
          <w:rtl w:val="0"/>
        </w:rPr>
        <w:tab/>
        <w:t xml:space="preserve">int m_width, m_height;</w:t>
      </w:r>
    </w:p>
    <w:p w:rsidP="00000000" w:rsidRPr="00000000" w:rsidR="00000000" w:rsidDel="00000000" w:rsidRDefault="00000000">
      <w:pPr>
        <w:ind w:left="1440" w:firstLine="720"/>
        <w:contextualSpacing w:val="0"/>
        <w:rPr/>
      </w:pPr>
      <w:r w:rsidRPr="00000000" w:rsidR="00000000" w:rsidDel="00000000">
        <w:rPr>
          <w:rtl w:val="0"/>
        </w:rPr>
        <w:t xml:space="preserve">};</w:t>
      </w:r>
    </w:p>
    <w:p w:rsidP="00000000" w:rsidRPr="00000000" w:rsidR="00000000" w:rsidDel="00000000" w:rsidRDefault="00000000">
      <w:pPr>
        <w:ind w:left="1440" w:firstLine="72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720"/>
        <w:contextualSpacing w:val="0"/>
        <w:rPr/>
      </w:pPr>
      <w:r w:rsidRPr="00000000" w:rsidR="00000000" w:rsidDel="00000000">
        <w:rPr>
          <w:rtl w:val="0"/>
        </w:rPr>
        <w:t xml:space="preserve">constexpr Rect r(8, 2);</w:t>
      </w:r>
    </w:p>
    <w:p w:rsidP="00000000" w:rsidRPr="00000000" w:rsidR="00000000" w:rsidDel="00000000" w:rsidRDefault="00000000">
      <w:pPr>
        <w:ind w:left="1440" w:firstLine="720"/>
        <w:contextualSpacing w:val="0"/>
        <w:rPr/>
      </w:pPr>
      <w:r w:rsidRPr="00000000" w:rsidR="00000000" w:rsidDel="00000000">
        <w:rPr>
          <w:rtl w:val="0"/>
        </w:rPr>
        <w:t xml:space="preserve">int myArray[r.getArea()]; </w:t>
      </w:r>
      <w:r w:rsidRPr="00000000" w:rsidR="00000000" w:rsidDel="00000000">
        <w:rPr>
          <w:b w:val="1"/>
          <w:color w:val="38761d"/>
          <w:rtl w:val="0"/>
        </w:rPr>
        <w:t xml:space="preserve">// OK!.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주의 사항.</w:t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모든 생성자 인자는 리터럴 타입이거나 리터럴 타입의 참조여야만 한다.</w:t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생성자의 바디가 try 블록에 들어가서는 안 된다.</w:t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생성자 바디는 공백이어야 한다.</w:t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모든 데이터 멤버는 상수 표현식으로 초기화되어야 한다.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216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17" w:colFirst="0" w:name="h.x2ie3d7bt6p1" w:colLast="0"/>
      <w:bookmarkEnd w:id="17"/>
      <w:r w:rsidRPr="00000000" w:rsidR="00000000" w:rsidDel="00000000">
        <w:rPr>
          <w:b w:val="1"/>
          <w:rtl w:val="0"/>
        </w:rPr>
        <w:t xml:space="preserve">타입 에일리어스(type aliases)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기존 타입에 새로운 이름을 부여할 수 있다.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</w:p>
    <w:tbl>
      <w:tblPr>
        <w:tblStyle w:val="Table18"/>
        <w:bidiVisual w:val="0"/>
        <w:tblW w:w="9000.0" w:type="dxa"/>
        <w:jc w:val="left"/>
        <w:tblInd w:w="90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575"/>
        <w:gridCol w:w="4425"/>
        <w:tblGridChange w:id="0">
          <w:tblGrid>
            <w:gridCol w:w="4575"/>
            <w:gridCol w:w="4425"/>
          </w:tblGrid>
        </w:tblGridChange>
      </w:tblGrid>
      <w:tr>
        <w:trPr>
          <w:trHeight w:val="28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b w:val="1"/>
                <w:rtl w:val="0"/>
              </w:rPr>
              <w:t xml:space="preserve">C++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b w:val="1"/>
                <w:rtl w:val="0"/>
              </w:rPr>
              <w:t xml:space="preserve">C++ 11</w:t>
            </w:r>
          </w:p>
        </w:tc>
      </w:tr>
      <w:tr>
        <w:trPr>
          <w:trHeight w:val="114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- typedef int MyInt;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- int (*pFunc)(char, double) = &amp;somefunc;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- using MyInt = int;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- using FuncType = int (*)(char, double);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18" w:colFirst="0" w:name="h.54skc2msr294" w:colLast="0"/>
      <w:bookmarkEnd w:id="18"/>
      <w:r w:rsidRPr="00000000" w:rsidR="00000000" w:rsidDel="00000000">
        <w:rPr>
          <w:b w:val="1"/>
          <w:rtl w:val="0"/>
        </w:rPr>
        <w:t xml:space="preserve"> 유니폼 초기화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일관성 있는 데이터 타입에 대한 초기화 방식.</w:t>
        <w:tab/>
      </w:r>
    </w:p>
    <w:tbl>
      <w:tblPr>
        <w:tblStyle w:val="Table19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b w:val="1"/>
                <w:rtl w:val="0"/>
              </w:rPr>
              <w:t xml:space="preserve">C++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b w:val="1"/>
                <w:rtl w:val="0"/>
              </w:rPr>
              <w:t xml:space="preserve">C++ 11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CircleStruct myCircle1 = {10, 10, 2.5};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CircleClass myCircle2(10, 10, 2.5);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CircleStruct myCircle1 = {10, 10, 2.5};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CircleClass myCircle2 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= {10, 10, 2.5}</w:t>
            </w:r>
            <w:r w:rsidRPr="00000000" w:rsidR="00000000" w:rsidDel="00000000">
              <w:rPr>
                <w:rtl w:val="0"/>
              </w:rPr>
              <w:t xml:space="preserve">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= 삭제 가능. 아래와 같이.</w:t>
              <w:br w:type="textWrapping"/>
              <w:t xml:space="preserve">CircleStruct myCircle3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{10, 10, 2.5}</w:t>
            </w:r>
            <w:r w:rsidRPr="00000000" w:rsidR="00000000" w:rsidDel="00000000">
              <w:rPr>
                <w:rtl w:val="0"/>
              </w:rPr>
              <w:t xml:space="preserve">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CircleClass myCircle4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{10, 10, 2.5}</w:t>
            </w:r>
            <w:r w:rsidRPr="00000000" w:rsidR="00000000" w:rsidDel="00000000">
              <w:rPr>
                <w:rtl w:val="0"/>
              </w:rPr>
              <w:t xml:space="preserve">;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축소변환(narrowing) 방지.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void func(int i) { /* … */ }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int main()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int x = 3.14;</w:t>
        <w:tab/>
        <w:t xml:space="preserve">// ok!. 정수형 3으로 암시적 변환.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func(3.14);</w:t>
        <w:tab/>
        <w:t xml:space="preserve">// ok!. 정수형 3으로 암시적 변환.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b w:val="1"/>
          <w:color w:val="cc0000"/>
          <w:rtl w:val="0"/>
        </w:rPr>
        <w:t xml:space="preserve">int y = {3.14};</w:t>
        <w:tab/>
        <w:t xml:space="preserve">// error!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b w:val="1"/>
          <w:color w:val="cc0000"/>
          <w:rtl w:val="0"/>
        </w:rPr>
        <w:t xml:space="preserve">func( {3.14} );</w:t>
        <w:tab/>
        <w:t xml:space="preserve">// error!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ab/>
        <w:t xml:space="preserve">return 0;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STL 컨테이너 이용 가능.</w:t>
      </w:r>
    </w:p>
    <w:tbl>
      <w:tblPr>
        <w:tblStyle w:val="Table20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b w:val="1"/>
                <w:rtl w:val="0"/>
              </w:rPr>
              <w:t xml:space="preserve">C++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b w:val="1"/>
                <w:rtl w:val="0"/>
              </w:rPr>
              <w:t xml:space="preserve">C++ 11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std::vector&lt;std::string&gt; myVec;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myVec.push_back(“String 1”);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myVec.push_back(“String 2”);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myVec.push_back(“String 3”);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std::vector&lt;std::string&gt; myVec 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= {“String1”, “String2”, “String3”}</w:t>
            </w:r>
            <w:r w:rsidRPr="00000000" w:rsidR="00000000" w:rsidDel="00000000">
              <w:rPr>
                <w:rtl w:val="0"/>
              </w:rPr>
              <w:t xml:space="preserve">;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동적으로 할당되는 배열에 사용 가능.</w:t>
      </w:r>
    </w:p>
    <w:tbl>
      <w:tblPr>
        <w:tblStyle w:val="Table21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b w:val="1"/>
                <w:rtl w:val="0"/>
              </w:rPr>
              <w:t xml:space="preserve">C++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b w:val="1"/>
                <w:rtl w:val="0"/>
              </w:rPr>
              <w:t xml:space="preserve">C++ 11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int* pArray = new int[4];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*(pArray+0) = 0;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*(pArray+1) = 1;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*(pArray+2) = 2;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*(pArray+3) = 3;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int* pArray = new int[4]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{0, 1, 2, 3}</w:t>
            </w:r>
            <w:r w:rsidRPr="00000000" w:rsidR="00000000" w:rsidDel="00000000">
              <w:rPr>
                <w:rtl w:val="0"/>
              </w:rPr>
              <w:t xml:space="preserve">;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생성자 초기화 목록에서 멤버 배열 초기화 가능.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class MyClass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public: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MyClass() : mArray{0, 1, 2, 3} {}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private: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int m_array[4];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19" w:colFirst="0" w:name="h.app4p8wipzqf" w:colLast="0"/>
      <w:bookmarkEnd w:id="19"/>
      <w:r w:rsidRPr="00000000" w:rsidR="00000000" w:rsidDel="00000000">
        <w:rPr>
          <w:b w:val="1"/>
          <w:rtl w:val="0"/>
        </w:rPr>
        <w:t xml:space="preserve"> 새로운 함수 정의 문법(alternative function syntax)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C++은 C에서 디자인된 함수 정의 문법을 그대로 사용하고 있음.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C에서 C++로 오면서 많은 기능이 추가됨에 따라 기존의 함수 정의 문법이 몇몇 부분에서 문제가 되고 있음.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새로운 함수 정의 문법 예시.</w:t>
      </w:r>
    </w:p>
    <w:tbl>
      <w:tblPr>
        <w:tblStyle w:val="Table22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b w:val="1"/>
                <w:rtl w:val="0"/>
              </w:rPr>
              <w:t xml:space="preserve">C++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b w:val="1"/>
                <w:rtl w:val="0"/>
              </w:rPr>
              <w:t xml:space="preserve">C++ 11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func(int i)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return i+2;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b w:val="1"/>
                <w:color w:val="0000ff"/>
                <w:rtl w:val="0"/>
              </w:rPr>
              <w:t xml:space="preserve">auto</w:t>
            </w:r>
            <w:r w:rsidRPr="00000000" w:rsidR="00000000" w:rsidDel="00000000">
              <w:rPr>
                <w:rtl w:val="0"/>
              </w:rPr>
              <w:t xml:space="preserve"> func(int i) 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-&gt; int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return i+2;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20" w:colFirst="0" w:name="h.httxiabbletc" w:colLast="0"/>
      <w:bookmarkEnd w:id="20"/>
      <w:r w:rsidRPr="00000000" w:rsidR="00000000" w:rsidDel="00000000">
        <w:rPr>
          <w:b w:val="1"/>
          <w:rtl w:val="0"/>
        </w:rPr>
        <w:t xml:space="preserve"> null 포인터 상수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C++의 상수 0값의 중의성 문제와 C++11의 nullptr.</w:t>
      </w:r>
    </w:p>
    <w:p w:rsidP="00000000" w:rsidRPr="00000000" w:rsidR="00000000" w:rsidDel="00000000" w:rsidRDefault="00000000">
      <w:pPr>
        <w:ind w:left="1440" w:firstLine="0"/>
        <w:contextualSpacing w:val="0"/>
        <w:rPr/>
      </w:pPr>
      <w:r w:rsidRPr="00000000" w:rsidR="00000000" w:rsidDel="00000000">
        <w:rPr>
          <w:rtl w:val="0"/>
        </w:rPr>
        <w:t xml:space="preserve">void func(char* str) { cout &lt;&lt; “char* version” &lt;&lt; endl; }</w:t>
      </w:r>
    </w:p>
    <w:p w:rsidP="00000000" w:rsidRPr="00000000" w:rsidR="00000000" w:rsidDel="00000000" w:rsidRDefault="00000000">
      <w:pPr>
        <w:ind w:left="1440" w:firstLine="0"/>
        <w:contextualSpacing w:val="0"/>
        <w:rPr/>
      </w:pPr>
      <w:r w:rsidRPr="00000000" w:rsidR="00000000" w:rsidDel="00000000">
        <w:rPr>
          <w:rtl w:val="0"/>
        </w:rPr>
        <w:t xml:space="preserve">void func(int i) { cout &lt;&lt; “int version” &lt;&lt; endl; }</w:t>
      </w:r>
    </w:p>
    <w:p w:rsidP="00000000" w:rsidRPr="00000000" w:rsidR="00000000" w:rsidDel="00000000" w:rsidRDefault="00000000">
      <w:pPr>
        <w:ind w:left="1440" w:firstLine="0"/>
        <w:contextualSpacing w:val="0"/>
        <w:rPr/>
      </w:pPr>
      <w:r w:rsidRPr="00000000" w:rsidR="00000000" w:rsidDel="00000000">
        <w:rPr>
          <w:rtl w:val="0"/>
        </w:rPr>
        <w:t xml:space="preserve">int main()</w:t>
      </w:r>
    </w:p>
    <w:p w:rsidP="00000000" w:rsidRPr="00000000" w:rsidR="00000000" w:rsidDel="00000000" w:rsidRDefault="00000000">
      <w:pPr>
        <w:ind w:left="1440" w:firstLine="0"/>
        <w:contextualSpacing w:val="0"/>
        <w:rPr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ab/>
        <w:t xml:space="preserve">func(NULL); </w:t>
      </w:r>
      <w:r w:rsidRPr="00000000" w:rsidR="00000000" w:rsidDel="00000000">
        <w:rPr>
          <w:b w:val="1"/>
          <w:color w:val="990000"/>
          <w:rtl w:val="0"/>
        </w:rPr>
        <w:t xml:space="preserve">// func(char* str)을 호출하려 했지만 func(int i)를 호출함.</w:t>
      </w:r>
    </w:p>
    <w:p w:rsidP="00000000" w:rsidRPr="00000000" w:rsidR="00000000" w:rsidDel="00000000" w:rsidRDefault="00000000">
      <w:pPr>
        <w:ind w:left="1440" w:firstLine="0"/>
        <w:contextualSpacing w:val="0"/>
        <w:rPr/>
      </w:pPr>
      <w:r w:rsidRPr="00000000" w:rsidR="00000000" w:rsidDel="00000000">
        <w:rPr>
          <w:b w:val="1"/>
          <w:color w:val="990000"/>
          <w:rtl w:val="0"/>
        </w:rPr>
        <w:tab/>
      </w:r>
      <w:r w:rsidRPr="00000000" w:rsidR="00000000" w:rsidDel="00000000">
        <w:rPr>
          <w:rtl w:val="0"/>
        </w:rPr>
        <w:t xml:space="preserve">func(</w:t>
      </w:r>
      <w:r w:rsidRPr="00000000" w:rsidR="00000000" w:rsidDel="00000000">
        <w:rPr>
          <w:b w:val="1"/>
          <w:color w:val="0000ff"/>
          <w:rtl w:val="0"/>
        </w:rPr>
        <w:t xml:space="preserve">nullptr</w:t>
      </w:r>
      <w:r w:rsidRPr="00000000" w:rsidR="00000000" w:rsidDel="00000000">
        <w:rPr>
          <w:rtl w:val="0"/>
        </w:rPr>
        <w:t xml:space="preserve">); // ok! func(char* str) 호출.</w:t>
      </w:r>
    </w:p>
    <w:p w:rsidP="00000000" w:rsidRPr="00000000" w:rsidR="00000000" w:rsidDel="00000000" w:rsidRDefault="00000000">
      <w:pPr>
        <w:ind w:left="1440" w:firstLine="0"/>
        <w:contextualSpacing w:val="0"/>
        <w:rPr/>
      </w:pPr>
      <w:r w:rsidRPr="00000000" w:rsidR="00000000" w:rsidDel="00000000">
        <w:rPr>
          <w:rtl w:val="0"/>
        </w:rPr>
        <w:tab/>
        <w:t xml:space="preserve">return 0;</w:t>
      </w:r>
    </w:p>
    <w:p w:rsidP="00000000" w:rsidRPr="00000000" w:rsidR="00000000" w:rsidDel="00000000" w:rsidRDefault="00000000">
      <w:pPr>
        <w:ind w:left="1440" w:firstLine="0"/>
        <w:contextualSpacing w:val="0"/>
        <w:rPr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1440" w:firstLine="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물론 인자를 func((char*)NULL)와 같이 명시적으로 캐스팅하면 func(char* str)을 호출할 수 있기는 하다.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21" w:colFirst="0" w:name="h.j5xw6zl4m0cp" w:colLast="0"/>
      <w:bookmarkEnd w:id="21"/>
      <w:r w:rsidRPr="00000000" w:rsidR="00000000" w:rsidDel="00000000">
        <w:rPr>
          <w:b w:val="1"/>
          <w:rtl w:val="0"/>
        </w:rPr>
        <w:t xml:space="preserve"> 꺽쇠괄호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C++11 이전에는 이중 꺽쇠괄호가 &gt;&gt; 연산자만을 의미함.</w:t>
        <w:br w:type="textWrapping"/>
      </w:r>
      <w:r w:rsidRPr="00000000" w:rsidR="00000000" w:rsidDel="00000000">
        <w:rPr>
          <w:b w:val="1"/>
          <w:rtl w:val="0"/>
        </w:rPr>
        <w:t xml:space="preserve">* 우측 시프트 연산, 스트림 추출 연산.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C++ 사용 예.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vector&lt;basic_string&lt;wchar_t</w:t>
      </w:r>
      <w:r w:rsidRPr="00000000" w:rsidR="00000000" w:rsidDel="00000000">
        <w:rPr>
          <w:b w:val="1"/>
          <w:color w:val="0000ff"/>
          <w:rtl w:val="0"/>
        </w:rPr>
        <w:t xml:space="preserve">&gt;&gt;</w:t>
      </w:r>
      <w:r w:rsidRPr="00000000" w:rsidR="00000000" w:rsidDel="00000000">
        <w:rPr>
          <w:rtl w:val="0"/>
        </w:rPr>
        <w:t xml:space="preserve"> vec; </w:t>
      </w:r>
      <w:r w:rsidRPr="00000000" w:rsidR="00000000" w:rsidDel="00000000">
        <w:rPr>
          <w:b w:val="1"/>
          <w:color w:val="38761d"/>
          <w:rtl w:val="0"/>
        </w:rPr>
        <w:t xml:space="preserve">// error.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vector&lt;basic_string&lt;wchar_t</w:t>
      </w:r>
      <w:r w:rsidRPr="00000000" w:rsidR="00000000" w:rsidDel="00000000">
        <w:rPr>
          <w:b w:val="1"/>
          <w:color w:val="0000ff"/>
          <w:rtl w:val="0"/>
        </w:rPr>
        <w:t xml:space="preserve">&gt; &gt;</w:t>
      </w:r>
      <w:r w:rsidRPr="00000000" w:rsidR="00000000" w:rsidDel="00000000">
        <w:rPr>
          <w:rtl w:val="0"/>
        </w:rPr>
        <w:t xml:space="preserve"> vec; </w:t>
      </w:r>
      <w:r w:rsidRPr="00000000" w:rsidR="00000000" w:rsidDel="00000000">
        <w:rPr>
          <w:b w:val="1"/>
          <w:color w:val="38761d"/>
          <w:rtl w:val="0"/>
        </w:rPr>
        <w:t xml:space="preserve">// ok!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C++11 사용 예.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vector&lt;basic_string&lt;wchar_t</w:t>
      </w:r>
      <w:r w:rsidRPr="00000000" w:rsidR="00000000" w:rsidDel="00000000">
        <w:rPr>
          <w:b w:val="1"/>
          <w:color w:val="0000ff"/>
          <w:rtl w:val="0"/>
        </w:rPr>
        <w:t xml:space="preserve">&gt;&gt;</w:t>
      </w:r>
      <w:r w:rsidRPr="00000000" w:rsidR="00000000" w:rsidDel="00000000">
        <w:rPr>
          <w:rtl w:val="0"/>
        </w:rPr>
        <w:t xml:space="preserve"> vec; </w:t>
      </w:r>
      <w:r w:rsidRPr="00000000" w:rsidR="00000000" w:rsidDel="00000000">
        <w:rPr>
          <w:b w:val="1"/>
          <w:color w:val="38761d"/>
          <w:rtl w:val="0"/>
        </w:rPr>
        <w:t xml:space="preserve">// ok! 공백이 없어도 됨.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22" w:colFirst="0" w:name="h.lgg6xnqbjvca" w:colLast="0"/>
      <w:bookmarkEnd w:id="22"/>
      <w:r w:rsidRPr="00000000" w:rsidR="00000000" w:rsidDel="00000000">
        <w:rPr>
          <w:b w:val="1"/>
          <w:rtl w:val="0"/>
        </w:rPr>
        <w:t xml:space="preserve"> 초기화 리스트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&lt;initializer_list&gt; 헤더 파일에 정의됨.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파라미터 개수가 가변적인 함수를 작성할 때 편리하게 사용할 수 있음.</w:t>
      </w:r>
    </w:p>
    <w:tbl>
      <w:tblPr>
        <w:tblStyle w:val="Table23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rtl w:val="0"/>
              </w:rPr>
              <w:t xml:space="preserve">C++11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#include &lt;initializer_list&gt;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using namespace std;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makeSum(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initializer_list&lt;int&gt; lst</w:t>
            </w:r>
            <w:r w:rsidRPr="00000000" w:rsidR="00000000" w:rsidDel="00000000">
              <w:rPr>
                <w:rtl w:val="0"/>
              </w:rPr>
              <w:t xml:space="preserve">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total = 0;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for (auto iter = lst.begin(); iter != lst.end(); ++iter)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total += (*iter);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return total;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int a = makeSum({1, 2, 3});  </w:t>
            </w:r>
            <w:r w:rsidRPr="00000000" w:rsidR="00000000" w:rsidDel="00000000">
              <w:rPr>
                <w:b w:val="1"/>
                <w:color w:val="38761d"/>
                <w:rtl w:val="0"/>
              </w:rPr>
              <w:t xml:space="preserve">// ok!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int b = makeSum({10, 20, 30, 40, 50, 60}); </w:t>
            </w:r>
            <w:r w:rsidRPr="00000000" w:rsidR="00000000" w:rsidDel="00000000">
              <w:rPr>
                <w:b w:val="1"/>
                <w:color w:val="38761d"/>
                <w:rtl w:val="0"/>
              </w:rPr>
              <w:t xml:space="preserve">// ok!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int c = makeSum({1, 2, 3.0}); </w:t>
            </w:r>
            <w:r w:rsidRPr="00000000" w:rsidR="00000000" w:rsidDel="00000000">
              <w:rPr>
                <w:b w:val="1"/>
                <w:color w:val="38761d"/>
                <w:rtl w:val="0"/>
              </w:rPr>
              <w:t xml:space="preserve">// error! 타입은 통일되어야 함.</w:t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기존 C++에서는 다음의 3가지 방식을 사용할 수 있었음.</w:t>
      </w:r>
    </w:p>
    <w:tbl>
      <w:tblPr>
        <w:tblStyle w:val="Table24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rtl w:val="0"/>
              </w:rPr>
              <w:t xml:space="preserve">C 배열 사용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makeSum(int len, int arr[])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total = 0;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for (int i = 0; i &lt; len; i++)</w:t>
            </w:r>
          </w:p>
          <w:p w:rsidP="00000000" w:rsidRPr="00000000" w:rsidR="00000000" w:rsidDel="00000000" w:rsidRDefault="00000000">
            <w:pPr>
              <w:ind w:left="1440" w:firstLine="72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total += arr[i];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return total;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arr[] = {1, 2, 3};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len = sizeof(arr)/sizeof(arr[0]);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sum = makeSum(len, arr);</w:t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25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rtl w:val="0"/>
              </w:rPr>
              <w:t xml:space="preserve">STL 컨테이너 사용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makeSum(const std::vector&lt;int&gt;&amp; vec)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int total = 0;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for (size_t i = 0; i &lt; vec.size(); i++)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ab/>
              <w:t xml:space="preserve">total += vec[i];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return total;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std::vector&lt;int&gt; vec;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vec.push_back(1);</w:t>
              <w:br w:type="textWrapping"/>
              <w:t xml:space="preserve">vec.push_back(2);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vec.push_back(3);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sum = makeSum(vec);</w:t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26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rtl w:val="0"/>
              </w:rPr>
              <w:t xml:space="preserve">C 유틸 가변 인자 사용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#include &lt;cstdarg&gt;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makeSum(int num, ...)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int total = 0;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va_list ap;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va_start(ap, num);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for (int i = 0; i &lt; num; i++)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ab/>
              <w:t xml:space="preserve">total += va_arg(ap, int);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va_end(ap);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ab/>
              <w:t xml:space="preserve">return total;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int sum = makeSum(3, 1, 2, 3); </w:t>
            </w:r>
            <w:r w:rsidRPr="00000000" w:rsidR="00000000" w:rsidDel="00000000">
              <w:rPr>
                <w:b w:val="1"/>
                <w:color w:val="38761d"/>
                <w:rtl w:val="0"/>
              </w:rPr>
              <w:t xml:space="preserve">// ok! sum = 6;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/>
            </w:pPr>
            <w:r w:rsidRPr="00000000" w:rsidR="00000000" w:rsidDel="00000000">
              <w:rPr>
                <w:rtl w:val="0"/>
              </w:rPr>
              <w:t xml:space="preserve">int sum2= makeSum(3, 1, 2, 3.0); </w:t>
            </w:r>
            <w:r w:rsidRPr="00000000" w:rsidR="00000000" w:rsidDel="00000000">
              <w:rPr>
                <w:b w:val="1"/>
                <w:color w:val="38761d"/>
                <w:rtl w:val="0"/>
              </w:rPr>
              <w:t xml:space="preserve">// ?? sum = 3;</w:t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rtl w:val="0"/>
        </w:rPr>
        <w:t xml:space="preserve">* C스타일 가변 인자 목록은 그리 안전하지 않다.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rtl w:val="0"/>
        </w:rPr>
        <w:t xml:space="preserve"> - 전체 파라미터 개수가 몇 개인지 알 수가 없다. 함수를 호출한 쪽에서 인자 개수를 제대로 넘겨주는 수밖에 없다.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rtl w:val="0"/>
        </w:rPr>
        <w:t xml:space="preserve"> - 인자의 타입이 무엇인 지 알 수가 없다. va_arg() 매크로는 프로그래머가 지정한 타입으로 인자의 데이터 타입을 가정해버린다. va_arg()는 지정받은 타입이 실제 인자 데이터와 합치하는지 검사하지 않는다.</w:t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27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b w:val="1"/>
                <w:rtl w:val="0"/>
              </w:rPr>
              <w:t xml:space="preserve">C 스타일 가변 인자 목록을 가능한 사용하지 않는 것이 좋다. 필요한 경우 배열이나 vector 또는 초기화 리스트를 이용한다. C++ 11이 지원된다면 타입 세이프한 가변 템플릿을 이용한다.</w:t>
            </w:r>
          </w:p>
        </w:tc>
      </w:tr>
    </w:tbl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28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640"/>
        <w:gridCol w:w="8640"/>
        <w:tblGridChange w:id="0">
          <w:tblGrid>
            <w:gridCol w:w="8640"/>
            <w:gridCol w:w="8640"/>
          </w:tblGrid>
        </w:tblGridChange>
      </w:tblGrid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23" w:colFirst="0" w:name="h.poxp6g9e4nca" w:colLast="0"/>
      <w:bookmarkEnd w:id="23"/>
      <w:r w:rsidRPr="00000000" w:rsidR="00000000" w:rsidDel="00000000">
        <w:rPr>
          <w:b w:val="1"/>
          <w:rtl w:val="0"/>
        </w:rPr>
        <w:t xml:space="preserve"> 명시적 변환 연산자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생성자뿐만 아니라 변환 연산자에도 explicit 키워드를 적용할 수 있다.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묵시적 변환의 예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class IntWrapper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public: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IntWrapper(int i) : m_int(i) {}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operator int() const { return m_int; }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private: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ab/>
        <w:t xml:space="preserve">int m_int;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IntWrapper c(123);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int iC1 = c;</w:t>
        <w:tab/>
      </w:r>
      <w:r w:rsidRPr="00000000" w:rsidR="00000000" w:rsidDel="00000000">
        <w:rPr>
          <w:b w:val="1"/>
          <w:color w:val="38761d"/>
          <w:rtl w:val="0"/>
        </w:rPr>
        <w:t xml:space="preserve">// iC1은 값 123을 가지게 된다.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C++11에서 explicit 키워드를 사용하게 되면 명시적으로 변환하게 된다.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class IntWrapper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public: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IntWrapper(int i) : m_int(i) {}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b w:val="1"/>
          <w:color w:val="0000ff"/>
          <w:rtl w:val="0"/>
        </w:rPr>
        <w:t xml:space="preserve">explicit</w:t>
      </w:r>
      <w:r w:rsidRPr="00000000" w:rsidR="00000000" w:rsidDel="00000000">
        <w:rPr>
          <w:rtl w:val="0"/>
        </w:rPr>
        <w:t xml:space="preserve"> operator int() const { return m_int; 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…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IntWrapper c(123);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int iC1 = c;  </w:t>
        <w:tab/>
      </w:r>
      <w:r w:rsidRPr="00000000" w:rsidR="00000000" w:rsidDel="00000000">
        <w:rPr>
          <w:b w:val="1"/>
          <w:color w:val="38761d"/>
          <w:rtl w:val="0"/>
        </w:rPr>
        <w:t xml:space="preserve">// error! int() 변환 연산자가 explicit로 선언되어 있음.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int iC2 = int(c);</w:t>
        <w:tab/>
        <w:tab/>
      </w:r>
      <w:r w:rsidRPr="00000000" w:rsidR="00000000" w:rsidDel="00000000">
        <w:rPr>
          <w:b w:val="1"/>
          <w:color w:val="38761d"/>
          <w:rtl w:val="0"/>
        </w:rPr>
        <w:t xml:space="preserve">// ok! C스타일 타입 캐스팅 사용.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int iC3 = static_cast&lt;int&gt;(c);</w:t>
        <w:tab/>
      </w:r>
      <w:r w:rsidRPr="00000000" w:rsidR="00000000" w:rsidDel="00000000">
        <w:rPr>
          <w:b w:val="1"/>
          <w:color w:val="38761d"/>
          <w:rtl w:val="0"/>
        </w:rPr>
        <w:t xml:space="preserve">// ok! C++ 스타일 타입 캐스팅 사용.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24" w:colFirst="0" w:name="h.cthshfhphywq" w:colLast="0"/>
      <w:bookmarkEnd w:id="24"/>
      <w:r w:rsidRPr="00000000" w:rsidR="00000000" w:rsidDel="00000000">
        <w:rPr>
          <w:b w:val="1"/>
          <w:rtl w:val="0"/>
        </w:rPr>
        <w:t xml:space="preserve"> 속성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C++11에서는 소스 코드에 벤더 종속적인 정보나 옵션 사항을 지정해야 할 때 속성을 이용할 수 있다. 이중 대괄호를 이용하여 [[attribute]]와 같은 문법으로 속성값을 설정한다. </w:t>
      </w:r>
      <w:r w:rsidRPr="00000000" w:rsidR="00000000" w:rsidDel="00000000">
        <w:rPr>
          <w:b w:val="1"/>
          <w:color w:val="990000"/>
          <w:rtl w:val="0"/>
        </w:rPr>
        <w:t xml:space="preserve">속성을 프로그램의 의미를 바꾸는 데 이용하지 않도록 해야한다. 코드를 최적화하거나 오류를 찾아내는데 도움을 주는 용도로 사용하기를 권장</w:t>
      </w:r>
      <w:r w:rsidRPr="00000000" w:rsidR="00000000" w:rsidDel="00000000">
        <w:rPr>
          <w:b w:val="1"/>
          <w:rtl w:val="0"/>
        </w:rPr>
        <w:t xml:space="preserve">.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표준화된 두 개의 속성</w:t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[[noreturn]] : 함수가 호출된 지점으로 절대 리턴하지 않는다.</w:t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[[carries_dependency]] : 최적화기에 도움을 줌.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기존에 사용하는 방법은 비 표준적인 방법이었음.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ex) __attribute__, __declspec 등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ex) __attribute__, __declspec 등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25" w:colFirst="0" w:name="h.z9hu2pqggo4k" w:colLast="0"/>
      <w:bookmarkEnd w:id="25"/>
      <w:r w:rsidRPr="00000000" w:rsidR="00000000" w:rsidDel="00000000">
        <w:rPr>
          <w:b w:val="1"/>
          <w:rtl w:val="0"/>
        </w:rPr>
        <w:t xml:space="preserve"> 사용자 정의 리터럴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C++ 리터럴 표준.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‘a’ : 문자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“character array” : 0값으로 종료되는 문자 배열.  C스타일 문자열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3.14f : float 부동 소수 값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0xabcd : 16진 숫자 값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C++11 리터럴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복소수나 이진수 또는 초/킬로미터에 대한 리터럴을 직접 정의해서 사용할 수 있다.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밑줄로 시작되고 리터럴 연산자(literal operator)를 구현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char의 널 문자 종료 배열이 아닌 문자열 리터럴(사용자 정의 스트링 리터럴)을 사용하고 싶다면 아래와 같이 정의한다.</w:t>
      </w:r>
    </w:p>
    <w:p w:rsidP="00000000" w:rsidRPr="00000000" w:rsidR="00000000" w:rsidDel="00000000" w:rsidRDefault="00000000">
      <w:pPr>
        <w:ind w:left="2160" w:firstLine="0"/>
        <w:contextualSpacing w:val="0"/>
        <w:rPr/>
      </w:pPr>
      <w:r w:rsidRPr="00000000" w:rsidR="00000000" w:rsidDel="00000000">
        <w:rPr>
          <w:rtl w:val="0"/>
        </w:rPr>
        <w:t xml:space="preserve">std::string operator”” _s(const char* str, size_t len)</w:t>
      </w:r>
    </w:p>
    <w:p w:rsidP="00000000" w:rsidRPr="00000000" w:rsidR="00000000" w:rsidDel="00000000" w:rsidRDefault="00000000">
      <w:pPr>
        <w:ind w:left="2160" w:firstLine="0"/>
        <w:contextualSpacing w:val="0"/>
        <w:rPr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2160" w:firstLine="0"/>
        <w:contextualSpacing w:val="0"/>
        <w:rPr/>
      </w:pPr>
      <w:r w:rsidRPr="00000000" w:rsidR="00000000" w:rsidDel="00000000">
        <w:rPr>
          <w:rtl w:val="0"/>
        </w:rPr>
        <w:tab/>
        <w:t xml:space="preserve">return std::string(str, len);</w:t>
      </w:r>
    </w:p>
    <w:p w:rsidP="00000000" w:rsidRPr="00000000" w:rsidR="00000000" w:rsidDel="00000000" w:rsidRDefault="00000000">
      <w:pPr>
        <w:ind w:left="2160" w:firstLine="0"/>
        <w:contextualSpacing w:val="0"/>
        <w:rPr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2160" w:firstLine="0"/>
        <w:contextualSpacing w:val="0"/>
        <w:rPr/>
      </w:pPr>
      <w:r w:rsidRPr="00000000" w:rsidR="00000000" w:rsidDel="00000000">
        <w:rPr>
          <w:rtl w:val="0"/>
        </w:rPr>
        <w:t xml:space="preserve">auto str2 = “Hello World”_s; </w:t>
        <w:tab/>
      </w:r>
      <w:r w:rsidRPr="00000000" w:rsidR="00000000" w:rsidDel="00000000">
        <w:rPr>
          <w:b w:val="1"/>
          <w:color w:val="38761d"/>
          <w:rtl w:val="0"/>
        </w:rPr>
        <w:t xml:space="preserve">// str2는 std::string 타입을 가진다.</w:t>
      </w:r>
    </w:p>
    <w:p w:rsidP="00000000" w:rsidRPr="00000000" w:rsidR="00000000" w:rsidDel="00000000" w:rsidRDefault="00000000">
      <w:pPr>
        <w:ind w:left="2160" w:firstLine="0"/>
        <w:contextualSpacing w:val="0"/>
        <w:rPr/>
      </w:pPr>
      <w:r w:rsidRPr="00000000" w:rsidR="00000000" w:rsidDel="00000000">
        <w:rPr>
          <w:rtl w:val="0"/>
        </w:rPr>
        <w:t xml:space="preserve">auto str3 = “Hello World”; </w:t>
        <w:tab/>
      </w:r>
      <w:r w:rsidRPr="00000000" w:rsidR="00000000" w:rsidDel="00000000">
        <w:rPr>
          <w:b w:val="1"/>
          <w:color w:val="38761d"/>
          <w:rtl w:val="0"/>
        </w:rPr>
        <w:t xml:space="preserve">// str3는 const char* 타입을 가진다.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가공 모드 리터럴(cooked mode)</w:t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/>
      </w:pPr>
      <w:r w:rsidRPr="00000000" w:rsidR="00000000" w:rsidDel="00000000">
        <w:rPr>
          <w:rtl w:val="0"/>
        </w:rPr>
        <w:t xml:space="preserve">리터럴 연산자가 해석된 특정 타입의 값을 받게 된다.</w:t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/>
      </w:pPr>
      <w:r w:rsidRPr="00000000" w:rsidR="00000000" w:rsidDel="00000000">
        <w:rPr>
          <w:rtl w:val="0"/>
        </w:rPr>
        <w:t xml:space="preserve">사용자 정의 복소수 가공 모드 리터럴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rtl w:val="0"/>
        </w:rPr>
        <w:t xml:space="preserve">std::complex&lt;double&gt; operator”” </w:t>
      </w:r>
      <w:r w:rsidRPr="00000000" w:rsidR="00000000" w:rsidDel="00000000">
        <w:rPr>
          <w:b w:val="1"/>
          <w:color w:val="0000ff"/>
          <w:rtl w:val="0"/>
        </w:rPr>
        <w:t xml:space="preserve">_i</w:t>
      </w:r>
      <w:r w:rsidRPr="00000000" w:rsidR="00000000" w:rsidDel="00000000">
        <w:rPr>
          <w:rtl w:val="0"/>
        </w:rPr>
        <w:t xml:space="preserve">(</w:t>
      </w:r>
      <w:r w:rsidRPr="00000000" w:rsidR="00000000" w:rsidDel="00000000">
        <w:rPr>
          <w:b w:val="1"/>
          <w:color w:val="0000ff"/>
          <w:rtl w:val="0"/>
        </w:rPr>
        <w:t xml:space="preserve">long double d</w:t>
      </w:r>
      <w:r w:rsidRPr="00000000" w:rsidR="00000000" w:rsidDel="00000000">
        <w:rPr>
          <w:rtl w:val="0"/>
        </w:rPr>
        <w:t xml:space="preserve">)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rtl w:val="0"/>
        </w:rPr>
        <w:tab/>
        <w:t xml:space="preserve">return std::complex&lt;double&gt;(0, d);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rtl w:val="0"/>
        </w:rPr>
        <w:t xml:space="preserve">std::complex&lt;double&gt; c1 = 9.634_i;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rtl w:val="0"/>
        </w:rPr>
        <w:t xml:space="preserve">auto c2 = 1.23_i; // c2는 std::complex&lt;double&gt; 타입을 가진다.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b w:val="1"/>
          <w:rtl w:val="0"/>
        </w:rPr>
        <w:t xml:space="preserve">* 주의사항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b w:val="1"/>
          <w:rtl w:val="0"/>
        </w:rPr>
        <w:t xml:space="preserve">- 숫자 값을 처리하려면 unsigned long long 또는 long double 중 하나를 파라미터 타입으로 이용한다.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b w:val="1"/>
          <w:rtl w:val="0"/>
        </w:rPr>
        <w:t xml:space="preserve">- 또는 문자 배열과 그 배열의 크기를 파라미터로 선언하여 문자열을 처리해야 한다. 예를 들어 “const char* str, size_t len”과 같이 파라미터를 선언한다.</w:t>
      </w:r>
    </w:p>
    <w:p w:rsidP="00000000" w:rsidRPr="00000000" w:rsidR="00000000" w:rsidDel="00000000" w:rsidRDefault="00000000">
      <w:pPr>
        <w:ind w:left="1440" w:firstLine="0"/>
        <w:contextualSpacing w:val="0"/>
        <w:rPr/>
      </w:pPr>
      <w:r w:rsidRPr="00000000" w:rsidR="00000000" w:rsidDel="00000000">
        <w:rPr>
          <w:rtl w:val="0"/>
        </w:rPr>
        <w:tab/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/>
      </w:pPr>
      <w:r w:rsidRPr="00000000" w:rsidR="00000000" w:rsidDel="00000000">
        <w:rPr>
          <w:rtl w:val="0"/>
        </w:rPr>
        <w:t xml:space="preserve">미가공 모드 리터럴(raw mode)</w:t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/>
      </w:pPr>
      <w:r w:rsidRPr="00000000" w:rsidR="00000000" w:rsidDel="00000000">
        <w:rPr>
          <w:rtl w:val="0"/>
        </w:rPr>
        <w:t xml:space="preserve">리터럴 연산자가 일련의 문자를 받아 문자를 해석하게 된다.</w:t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/>
      </w:pPr>
      <w:r w:rsidRPr="00000000" w:rsidR="00000000" w:rsidDel="00000000">
        <w:rPr>
          <w:rtl w:val="0"/>
        </w:rPr>
        <w:t xml:space="preserve">사용자 정의 복소수 미가공 모드 리터럴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rtl w:val="0"/>
        </w:rPr>
        <w:t xml:space="preserve">std::complex&lt;double&gt; operator”” </w:t>
      </w:r>
      <w:r w:rsidRPr="00000000" w:rsidR="00000000" w:rsidDel="00000000">
        <w:rPr>
          <w:b w:val="1"/>
          <w:color w:val="0000ff"/>
          <w:rtl w:val="0"/>
        </w:rPr>
        <w:t xml:space="preserve">_i</w:t>
      </w:r>
      <w:r w:rsidRPr="00000000" w:rsidR="00000000" w:rsidDel="00000000">
        <w:rPr>
          <w:rtl w:val="0"/>
        </w:rPr>
        <w:t xml:space="preserve">(</w:t>
      </w:r>
      <w:r w:rsidRPr="00000000" w:rsidR="00000000" w:rsidDel="00000000">
        <w:rPr>
          <w:b w:val="1"/>
          <w:color w:val="0000ff"/>
          <w:rtl w:val="0"/>
        </w:rPr>
        <w:t xml:space="preserve">const char* p</w:t>
      </w:r>
      <w:r w:rsidRPr="00000000" w:rsidR="00000000" w:rsidDel="00000000">
        <w:rPr>
          <w:rtl w:val="0"/>
        </w:rPr>
        <w:t xml:space="preserve">)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b w:val="1"/>
          <w:color w:val="38761d"/>
          <w:rtl w:val="0"/>
        </w:rPr>
        <w:t xml:space="preserve"> // 구현 내용은 생략. C 스타일 문자열에 대한 파싱을 통해                       // 허수와 실수부를 구분하고 그 값을 이용해 복소수 객체를 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b w:val="1"/>
          <w:color w:val="38761d"/>
          <w:rtl w:val="0"/>
        </w:rPr>
        <w:t xml:space="preserve">// 생성해야 한다.</w:t>
      </w:r>
    </w:p>
    <w:p w:rsidP="00000000" w:rsidRPr="00000000" w:rsidR="00000000" w:rsidDel="00000000" w:rsidRDefault="00000000">
      <w:pPr>
        <w:ind w:left="2880" w:firstLine="0"/>
        <w:contextualSpacing w:val="0"/>
        <w:rPr/>
      </w:pPr>
      <w:r w:rsidRPr="00000000" w:rsidR="00000000" w:rsidDel="00000000">
        <w:rPr>
          <w:rtl w:val="0"/>
        </w:rPr>
        <w:t xml:space="preserve">}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26" w:colFirst="0" w:name="h.jdav9hbjnlu8" w:colLast="0"/>
      <w:bookmarkEnd w:id="26"/>
      <w:r w:rsidRPr="00000000" w:rsidR="00000000" w:rsidDel="00000000">
        <w:rPr>
          <w:b w:val="1"/>
          <w:rtl w:val="0"/>
        </w:rPr>
        <w:t xml:space="preserve">표준 템플릿 라이브러리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컨테이너 요약</w:t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29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1732.5"/>
        <w:gridCol w:w="1732.5"/>
        <w:gridCol w:w="1995"/>
        <w:gridCol w:w="1905"/>
        <w:gridCol w:w="1275"/>
        <w:tblGridChange w:id="0">
          <w:tblGrid>
            <w:gridCol w:w="1732.5"/>
            <w:gridCol w:w="1732.5"/>
            <w:gridCol w:w="1995"/>
            <w:gridCol w:w="1905"/>
            <w:gridCol w:w="127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컨테이너 클래스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컨테이너 타입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삽입 성능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삭제 성능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접근 성능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vector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순차 컨테이너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끝 부분에서는 분할 상수 시간 O(1),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임의의 위치 p로의 삽입은 O(N-p) 시간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끝 부분에서는 분할 상수 시간 O(1), 임의의 위치 p에서의 삭제는 O(N-p) 시간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O(1)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순차 컨테이너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O(N), 확률적으로 O(N/2)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deque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순차 컨테이너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시작 또는 끝 부분에서는 분할 상수 시간 O(1), 임의의 위치 p에서의 삽입은 O(min(N-p)) 시간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시작 또는 끝 부분에서는 분할 상수 시간 O(1), 임의의 위치 p에서의 삭제는 O(min(N-p, p)) 시간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O(1)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array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순차 컨테이너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O(1)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forward_list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순차 컨테이너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O(1)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O(1)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O(N), 확률적으로는 O(N/2)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queue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컨테이너 어댑터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N/A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priority_queue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컨테이너 어댑터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O(log(N))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O(log(N))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N/A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stack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컨테이너 어댑터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N/A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set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multiset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정렬된 연관 컨테이너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O(log(N))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O(log(N))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O(log(N))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map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multimap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정렬된 연관 컨테이너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O(log(N))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O(log(N))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O(log(N))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bitset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특수 컨테이너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O(1)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unordered_map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unordered_multimap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비순차 연관 해시 테이블 컨테이너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평균적으로 O(1)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최악의 경우 O(N)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평균적으로 O(1),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최악의 경우 O(N)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평균적으로 O(1), 최악의 경우 O(N)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unordered_set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unordered_multiset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비순차 연관 해시 테이블 컨테이너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평균적으로 O(1),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최악의 경우 O(N)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평균적으로 O(1),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최악의 경우 O(N)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평균적으로 O(1), 최악의 경우 O(N)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vector : 삽입/삭제 성능보다 접근 성능이 더 중요한 경우. 표준 C 스타일 배열을 사용하며서 크기가 동적으로 커지거나 줄어들 수 있는 경우.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list : 접근 성능은 별로 중요하지 않고 삽입/삭제 성능이 중요한 경우.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deque : 사용할 일이 별로 없음. 보통 vector나 list를 대신 사용함.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array : 고정 크기의 C 스타일 배열 대신 사용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forward_list : list 기능이 필요하되 한쪽으로만 순회할 경우.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queue : FIFO 데이터 구조가 필요할 때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priority_queue : 우선순위가 있는 FIFO 데이터 구조가 필요할 때.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stack : FILO 또는 LIFO 데이터 구조가 필요할 때.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set, multiset : 정렬된 저장 상태와 고른 삽입/삭제/룩업 성능이 필요할 때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map, multimap : 키와 값을 연관 지어 쌍으로 저장하면서 고른 삽입/삭제/룩업 성능이 필요할 때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bitset : 비트 단위 플래그 집합이 필요할 때.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unordered_map, unordered_multimap : 키와 값을 연관지어 쌍으로 저장하되 정렬될 필요가 없고 고른 삽입/삭제/룩업 성능이 필요할 때. 정렬된 연관 컨테이너인 일반적인 map보다 좋은 성능을 보여주나 저장된 항목에 따라 다를 수 있음.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unordered_set, unordered_multiset : 항목을 저장하되 정렬될 필요가 없고 고른 삽입/삭제/룩업 성능이 필요할 때. 정렬된 컨테이너인 일반적인 set보다 좋은 성능을 보여주나 저장된 항목에 따라 다를 수 있음.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sz w:val="18"/>
          <w:rtl w:val="0"/>
        </w:rPr>
        <w:t xml:space="preserve">* string도 기술적으로 보면 컨테이너로 볼 수 있다. string은 문자들의 vector로 저장한 것과 같다.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알고리즘 요약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유틸리티 알고리즘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30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1290"/>
        <w:gridCol w:w="6630"/>
        <w:tblGridChange w:id="0">
          <w:tblGrid>
            <w:gridCol w:w="1290"/>
            <w:gridCol w:w="663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이름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개요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min(), max()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두 값 중 작은 값 또는 큰 값을 리턴한다. C++11에서는 두 개 이상의 값을 min(), max() 함수에 인자로 사용할 수 있다.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minmax()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2개 이상의 값 중 최소값과 최대값을 pair 타입 쌍으로 리턴한다.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swap()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두 변수의 값을 교체한다.</w:t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불변 알고리즘</w:t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검색 알고리즘</w:t>
      </w:r>
    </w:p>
    <w:p w:rsidP="00000000" w:rsidRPr="00000000" w:rsidR="00000000" w:rsidDel="00000000" w:rsidRDefault="00000000">
      <w:pPr>
        <w:ind w:left="216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31"/>
        <w:bidiVisual w:val="0"/>
        <w:tblW w:w="7905.0" w:type="dxa"/>
        <w:jc w:val="left"/>
        <w:tblInd w:w="1455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1560"/>
        <w:gridCol w:w="4530"/>
        <w:gridCol w:w="930"/>
        <w:gridCol w:w="885"/>
        <w:tblGridChange w:id="0">
          <w:tblGrid>
            <w:gridCol w:w="1560"/>
            <w:gridCol w:w="4530"/>
            <w:gridCol w:w="930"/>
            <w:gridCol w:w="88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이름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개요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정렬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성능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find(),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find_if()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값과 같거나, 주어진 조건이 true가 되는 첫 번째 항목을 찾는다.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불필요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find_if_not()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주어진 조건이 false가 되는 첫 번째 항목을 찾는다.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불필요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find_first_of()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find()와 같으나 동시에 여러 항목을 찾는다.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불필요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이차 함수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adjacent_find()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값이 조건에 연속적으로 합치되는 인접한 두 항목을 찾는다.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불필요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search(),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find_end()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나열 값 또는 주어진 조건과 합치되는 첫 번째(search()) 또는 마지막(find_end()) 부분열을 찾는다. 즉, 전체 대상 리스트에서 조건에 맞는 서브 리스트를 찾는다.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불필요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이차 함수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search_n()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값이나 주어진 조건에 첫 번째로 n번 연속 합치되는 항목을 찾는다.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불필요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lower_bound(),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upper_bound(),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equal_range()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범위 값에 합치되는 가장 극단 항목을 찾는다. lower_bound()는 시작 항목, upper_bound()는 마지막 항목, equal_range()는 양 끝 단 항목을 모두 찾는다.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로그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binary_search()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정렬된 항목열에서 이진 탐색으로 값을 찾는다.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로그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min_element(),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max_element()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최소값을 가지는 항목(min_element()) 또는 최대값을 가지는 항목(max_element())을 찾는다.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불필요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minmax_element()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최소값 항목과 최대값 항목을 pair 타입 쌍으로 찾아서 리턴한다.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불필요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all_of()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항목열이 비어 있거나 주어진 조건을 모든 항목이 만족하면 true를 리턴하고 그 외는 false를 리턴한다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불필요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any_of()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항목열이 비어 있거나 주어진 조건을 모든 항목이 만족시키지 못하면 false를 리턴하고 그 외는 true를 리턴한다.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불필요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none_of()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항목열이 비어 있거나 주어진 조건을 모든 항목이 만족시키지 못하면 true를 리턴하고 그 외는 false를 리턴한다.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불필요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partition_point()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주어진 조건에 합치되는 항목을 앞에 두고 불합치되는 항목을 뒤에 두는 반복자를 리턴한다. 다시 말해 주어진 조건에 맞는 항목과 맞지 않는 항목을 양쪽으로 나누어 그 경계를 인덱스로 가진 반복자를 리턴한다.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불필요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로그</w:t>
            </w:r>
          </w:p>
        </w:tc>
      </w:tr>
    </w:tbl>
    <w:p w:rsidP="00000000" w:rsidRPr="00000000" w:rsidR="00000000" w:rsidDel="00000000" w:rsidRDefault="00000000">
      <w:pPr>
        <w:ind w:left="216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수치 연산 알고리즘</w:t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  <w:tab/>
        <w:tab/>
      </w:r>
    </w:p>
    <w:tbl>
      <w:tblPr>
        <w:tblStyle w:val="Table32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1650"/>
        <w:gridCol w:w="6270"/>
        <w:tblGridChange w:id="0">
          <w:tblGrid>
            <w:gridCol w:w="1650"/>
            <w:gridCol w:w="627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이름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개요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count(), count_if()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값 또는 주어진 조건에 합치되는 항목의 개수를 헤아린다.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accumulate()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항목열의 모든 값을 누적한다. 디폴트 동작은 모든 항목에 대한 덧셈이나, 함수 호출 측에서 다른 이항 함수(인자가 두 개인 함수:binary function)를 지정할 수도 있다.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inner_product()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accumulate()와 유사하나 두 개의 항목열을 대상으로 하는 것이 다르다. 두 열 각각에서 하나씩 병렬적으로 취한 항목 쌍을 대상으로 이항 함수(디폴트는 곱셈)를 호출한 다음 그 결과 값을 또 다른 이항 함수를 통해 누적(디폴트는 덧셈)한다. 만약 두 열이 수학의 벡터를 의미하면 전체 결과 값은 벡터의 내적과 같다.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partial_sum()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범위의 부분 열 a0, a1, …, aN에 대해서 a0, a0+a1, a0+a1+a2, …, a0+...+aN을 결과 열로 출력한다. 이때 디폴트인 덧셈 대친 다른 이항 함수가 적용될 수도 있다.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adjacent_difference()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범위의 부분 열 a0, a1, …, aN에 대해서 a0, a1-a0, a2-a1, …, aN-a(N-1)을 결과 열로 출력한다. 마찬가지로 디폴트인 뺄셈 대신 다른 이항 함수가 적용될 수도 있다.</w:t>
            </w:r>
          </w:p>
        </w:tc>
      </w:tr>
    </w:tbl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비교 알고리즘</w:t>
      </w:r>
    </w:p>
    <w:p w:rsidP="00000000" w:rsidRPr="00000000" w:rsidR="00000000" w:rsidDel="00000000" w:rsidRDefault="00000000">
      <w:pPr>
        <w:ind w:left="216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33"/>
        <w:bidiVisual w:val="0"/>
        <w:tblW w:w="7875.0" w:type="dxa"/>
        <w:jc w:val="left"/>
        <w:tblInd w:w="1485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1620"/>
        <w:gridCol w:w="6255"/>
        <w:tblGridChange w:id="0">
          <w:tblGrid>
            <w:gridCol w:w="1620"/>
            <w:gridCol w:w="625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이름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개요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equal()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두 항목열에서 병렬적으로 동일 순서 위치의 각 항목쌍이 모두 값이 같거나 주어진 조건에 합치하는지 검사한다.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mismatch()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두 항목열에서 병렬적으로 동일 순서 위치의 각 항목쌍 중 값이 일치 하지 않는 첫 번째 위치를 리턴한다.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lexicographical_compare()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두 항목열을 사전순에 맞춰 비교한다. 즉 두 항목열에서 병렬적으로 동일 순서 위치의 각 항목쌍을 시작 지점부터 차례대로 비교하여 서로 값이 다른 항목쌍이 있을 때 두 값의 사적적 순서를 결과로 리턴한다.</w:t>
            </w:r>
          </w:p>
        </w:tc>
      </w:tr>
    </w:tbl>
    <w:p w:rsidP="00000000" w:rsidRPr="00000000" w:rsidR="00000000" w:rsidDel="00000000" w:rsidRDefault="00000000">
      <w:pPr>
        <w:ind w:left="216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3"/>
          <w:numId w:val="1"/>
        </w:numPr>
        <w:ind w:left="288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작업 알고리즘</w:t>
      </w:r>
    </w:p>
    <w:p w:rsidP="00000000" w:rsidRPr="00000000" w:rsidR="00000000" w:rsidDel="00000000" w:rsidRDefault="00000000">
      <w:pPr>
        <w:ind w:left="216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34"/>
        <w:bidiVisual w:val="0"/>
        <w:tblW w:w="7845.0" w:type="dxa"/>
        <w:jc w:val="left"/>
        <w:tblInd w:w="1515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1605"/>
        <w:gridCol w:w="6240"/>
        <w:tblGridChange w:id="0">
          <w:tblGrid>
            <w:gridCol w:w="1605"/>
            <w:gridCol w:w="62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이름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개요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for_each()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항목열의 항목마다 특정 함수를 실행한다.</w:t>
            </w:r>
          </w:p>
        </w:tc>
      </w:tr>
    </w:tbl>
    <w:p w:rsidP="00000000" w:rsidRPr="00000000" w:rsidR="00000000" w:rsidDel="00000000" w:rsidRDefault="00000000">
      <w:pPr>
        <w:ind w:left="216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변경 알고리즘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35"/>
        <w:bidiVisual w:val="0"/>
        <w:tblW w:w="7845.0" w:type="dxa"/>
        <w:jc w:val="left"/>
        <w:tblInd w:w="1515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1920"/>
        <w:gridCol w:w="5925"/>
        <w:tblGridChange w:id="0">
          <w:tblGrid>
            <w:gridCol w:w="1920"/>
            <w:gridCol w:w="59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이름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개요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transform()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한 개의 항목열에 대하여 항목마다 일항 함수를 호출하거나, 두 개의 항목열의 병렬적인 항목 쌍에 대해 이항 함수를 호출한다.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copy(), copy_backward()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원본 항목열에서 대상 항목열로 항목들을 복제한다.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iota()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순차적으로 주어진 값을 각 항목에 대입하되 한 번 대입 할 때마다 값을 증가시킨다.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copy_if()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주어진 조건에 대해 참인 항목을 다른 항목열로 복제한다.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copy_n()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n개의 항목을 다른 항목열로 복제한다.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partition_copy()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원본 항목열의 각 항목을 주어진 조건의 참/거짓 여부에 따라 분리하여 두 개의 항목열로 만든다.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move()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항목들을 다른 항목열로 이동시킨다. 이때 C++11에서 새로 도입된 이동 시맨틱을 따른다.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move_backward()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항목들을 다른 항목열로 이동시키되 제일 뒤 항목부터 이동한다. 이때 C++11에서 새로 도입된 이동 시맨틱을 따른다.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iter_swap(),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swap_ranges()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 두 항목(iter_swap) 또는 두 항목열을(swap_ranges)을 서로 교환한다.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replace(),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replace_if()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값과 같거나(replace()) 주어진 조건에 합치되는(replace_if()) 항목을 새로운 항목으로 모두 바꾼다.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replace_copy(),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replace_copy_if()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값과 같거나(replace_copy()) 주어진 조건에 합치되는(replace_copy_if()) 항목을 새로운 항목으로 바꾸되 전체 항목열을 새로운 항목열로 복제한다.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fill()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모든 항목을 새로운 값으로 세팅한다.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fill_n()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첫 n개 항목을 새로운 값으로 세팅한다.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generate()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생성 함수를 모든 항목에 적용하여 생성 함수의 결과 값으로 값을 세팅한다.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generate_n()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생성 함수를 첫 n개 항목에 적용하여 생성 함수의 결과 값으로 값을 세팅한다.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remove(),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remove_if()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값과 같거나 주어진 조건에 합치되는 항목을 제거한다.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remove_copy(),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remove_copy_if()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값과 같거나 주어진 조건에 합치되는 항목을 제거함과 동시에 다른 항목열로 복제한다.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unique(),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unique_copy()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항목열에서 연속적으로 중복되는 항목을 그 자리에서 제거하거나(unique()), 중복 항목이 제거된 새로운 항목열로 복제한다(unique_copy()).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reverse(),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reverse_copy()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항목열의 각 항목의 순서를 그 자리에서 거구로 만들거나(reverse()), 새로운 항목열에 거꾸로 된 항목열을 복사한다(reverse_copy()).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rotate(),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rotate_copy()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항목열을 주어진 항목 개수만큼 그 자리에서 회전시키거나(rotate()), 회전된 항목열을 새로운 항목열에 복사한다(ex: 1,2,3,4,5 -&gt; 3,4,5,1,2)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next_permutation(),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prev_permutation()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항목열을 그 항목들로 생성 가능한 다음 순열 조합(next_permutation()) 또는 이전 순열 조합(prev_permutation())에 맞추어 그 자리에서 변환한다(ex: 1,2,3은 3!개의 순열 조합 경우의 수가 있고 1,2,3 다음의 순열 조합은 1,3,2가 될 수 있다).</w:t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정렬 알고리즘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36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2025"/>
        <w:gridCol w:w="5115"/>
        <w:gridCol w:w="780"/>
        <w:tblGridChange w:id="0">
          <w:tblGrid>
            <w:gridCol w:w="2025"/>
            <w:gridCol w:w="5115"/>
            <w:gridCol w:w="7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이름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개요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성능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sort(),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stable_sort()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원본에서 바로 정렬한다. 동일 항목은 순서가 바뀔 수도 있고(sort()), 순서가 유지될 수도 있다(stable_sort())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 X 로그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partial_sort(),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partial_sort_copy()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항목열의 처음 n개 항목만 정렬하고 나머지는 그대로 둔다. 원본에서 바로 정렬될 수도 있고(partial_sort()), 정렬 결과를 다른 항목열에 복제할 수도 있다(partial_sort_copy()).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 X 로그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nth_element()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n번째 항목만 전체 정렬 시 위치할 곳으로 이동시킨다. n번째 항목 앞에는 n번째 항목보다 빠른 항목들이, 뒤에는 느린 항목들이 위치하나 정렬된 상태는 아니다.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merge()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두 정렬된 항목열을 새로운 항목열로 복제하면서 병합한다.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inplace_merge()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두 정렬된 항목열을 둘 중 한 항목렬에 바로 병합한다.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 X 로그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make_heap(),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is_heap(),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is_heap_until()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힙(heap)은 최대값 또는 최소값을 빠르게 찾기 위한 데이터 구조로 전체 항목열을 정렬하지는 않는다. 항목열에 힙 정렬을 허용하는 알고리즘은 6종류가 있다. </w:t>
            </w:r>
            <w:r w:rsidRPr="00000000" w:rsidR="00000000" w:rsidDel="00000000">
              <w:rPr>
                <w:color w:val="0000ff"/>
                <w:sz w:val="20"/>
                <w:rtl w:val="0"/>
              </w:rPr>
              <w:t xml:space="preserve">is_heap()과 is_heap_until()은 C++11에서 새롭게 도입되었다.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push_heap(),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pop_heap()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상동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로그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sort_heap()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상동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 X 로그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partition()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조건에 합치되는 항목들은 앞쪽으로, 불합치되는 항목들은 뒤쪽으로 옮긴다. 이때 원래 순서가 바뀔 수도 있다.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stable_partition()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주어진 조건에 합치되는 항목들은 앞쪽으로, 불합치되는 항목들은 뒤쪽으로 옮긴다. 이때 원래 순서가 유지된다.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 X 로그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random_shuffle()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항목열의 항목들을 랜덤하게 뒤섞는다. C++11에서는 사용할 난수 생성기의 속성을 조정할 수도 있다.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선형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is_sorted(),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is_sorted_until()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항목열 전체(is_sorted()) 또는 일부분이(is_sorted_until()) 정렬된 상태인지 검사한다.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color w:val="0000ff"/>
                <w:sz w:val="20"/>
                <w:rtl w:val="0"/>
              </w:rPr>
              <w:t xml:space="preserve">선형</w:t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집합 알고리즘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37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1995"/>
        <w:gridCol w:w="5925"/>
        <w:tblGridChange w:id="0">
          <w:tblGrid>
            <w:gridCol w:w="1995"/>
            <w:gridCol w:w="59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이름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개요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includes()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어떤 항목열이 다른 항목열에 완전히 속하는지 검사한다.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set_union(),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set_intersection(),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set_difference(),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set_symmetric_difference()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두 개의 정렬된 항목열을 대상으로, 합집합(union()), 교집합(intersection()), 차집합(difference()), 대칭차집합(symmetric_difference())을 수행하고 그 결과를 다른 항목열에 복제한다.</w:t>
            </w:r>
          </w:p>
        </w:tc>
      </w:tr>
    </w:tbl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27" w:colFirst="0" w:name="h.9k2cnj88ru2t" w:colLast="0"/>
      <w:bookmarkEnd w:id="27"/>
      <w:r w:rsidRPr="00000000" w:rsidR="00000000" w:rsidDel="00000000">
        <w:rPr>
          <w:b w:val="1"/>
          <w:rtl w:val="0"/>
        </w:rPr>
        <w:t xml:space="preserve">STL 알고리즘 분석을 위한 기본적인 지식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b w:val="1"/>
        </w:rPr>
      </w:pPr>
      <w:r w:rsidRPr="00000000" w:rsidR="00000000" w:rsidDel="00000000">
        <w:rPr>
          <w:b w:val="1"/>
          <w:rtl w:val="0"/>
        </w:rPr>
        <w:t xml:space="preserve">iterator_category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반복자에는 아래와 같이 여러 종류가 있다.</w:t>
      </w:r>
    </w:p>
    <w:tbl>
      <w:tblPr>
        <w:tblStyle w:val="Table38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1785"/>
        <w:gridCol w:w="1800"/>
        <w:gridCol w:w="4335"/>
        <w:tblGridChange w:id="0">
          <w:tblGrid>
            <w:gridCol w:w="1785"/>
            <w:gridCol w:w="1800"/>
            <w:gridCol w:w="433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이름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개요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형식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입력 반복자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전방향 읽기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struct input_iterator_tag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출력 반복자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전방향 쓰기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struct output_iterator_tag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전방향 반복자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전방향 읽기, 쓰기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struct forward_iterator_tag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양방향 반복자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양방향 읽기, 쓰기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struct bidirectional_iterator_tag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임의 접근 반복자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임의 접근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struct random_access_iterator_tag</w:t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실제 코드에서는 아래와 같이 선언되어 있음.</w:t>
      </w:r>
    </w:p>
    <w:tbl>
      <w:tblPr>
        <w:tblStyle w:val="Table39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struct input_iterator_tag {};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struct output_iterator_tag {};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struct forward_iterator_tag : public input_iterator_tag {};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struct bidirectional_iterator_tag : public foward_iterator_tag {};</w:t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</w:pPr>
            <w:r w:rsidRPr="00000000" w:rsidR="00000000" w:rsidDel="00000000">
              <w:rPr>
                <w:sz w:val="20"/>
                <w:rtl w:val="0"/>
              </w:rPr>
              <w:t xml:space="preserve">struct random_access_iterator_tag : public bidirectional_iterator_tag {};</w:t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먼저 offset만큼 주소를 이동시키는 함수 구현을 살펴보면 다음과 같을 것이다.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40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void Advance(char* ptr, int offset)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if (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임의 접근</w:t>
            </w:r>
            <w:r w:rsidRPr="00000000" w:rsidR="00000000" w:rsidDel="00000000">
              <w:rPr>
                <w:rtl w:val="0"/>
              </w:rPr>
              <w:t xml:space="preserve">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</w:t>
              <w:tab/>
              <w:t xml:space="preserve"> ptr += offset;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}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else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</w:t>
              <w:tab/>
              <w:t xml:space="preserve"> while (--offset)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</w:t>
              <w:tab/>
              <w:t xml:space="preserve"> 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</w:t>
              <w:tab/>
              <w:tab/>
              <w:t xml:space="preserve"> ++ptr;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</w:t>
              <w:tab/>
              <w:t xml:space="preserve"> }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}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반복자는 포인터를 일반화시킨 것이다. 반복자의 타입(iterator_category)을 기준으로 구현해보면 다음과 같을 것이다.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41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rtl w:val="0"/>
              </w:rPr>
              <w:t xml:space="preserve">template&lt;class 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IteratorType</w:t>
            </w:r>
            <w:r w:rsidRPr="00000000" w:rsidR="00000000" w:rsidDel="00000000">
              <w:rPr>
                <w:rtl w:val="0"/>
              </w:rPr>
              <w:t xml:space="preserve">&gt;</w:t>
            </w:r>
          </w:p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rtl w:val="0"/>
              </w:rPr>
              <w:t xml:space="preserve">void Advance(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IteratorType iter</w:t>
            </w:r>
            <w:r w:rsidRPr="00000000" w:rsidR="00000000" w:rsidDel="00000000">
              <w:rPr>
                <w:rtl w:val="0"/>
              </w:rPr>
              <w:t xml:space="preserve">, int offset)</w:t>
            </w:r>
          </w:p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if (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iter == 임의 접근 반복자</w:t>
            </w:r>
            <w:r w:rsidRPr="00000000" w:rsidR="00000000" w:rsidDel="00000000">
              <w:rPr>
                <w:rtl w:val="0"/>
              </w:rPr>
              <w:t xml:space="preserve">)</w:t>
            </w:r>
          </w:p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rtl w:val="0"/>
              </w:rPr>
              <w:tab/>
              <w:tab/>
              <w:t xml:space="preserve">iter += offset;</w:t>
            </w:r>
          </w:p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else</w:t>
            </w:r>
          </w:p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{</w:t>
            </w:r>
          </w:p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rtl w:val="0"/>
              </w:rPr>
              <w:tab/>
              <w:tab/>
              <w:t xml:space="preserve">while (--offset)</w:t>
            </w:r>
          </w:p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rtl w:val="0"/>
              </w:rPr>
              <w:tab/>
              <w:tab/>
              <w:tab/>
              <w:t xml:space="preserve">++iter;</w:t>
            </w:r>
          </w:p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}</w:t>
            </w:r>
          </w:p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그런데 어떻게 하면 IteratorType의 종류를 알아낼 수 있을까?  </w:t>
      </w:r>
      <w:r w:rsidRPr="00000000" w:rsidR="00000000" w:rsidDel="00000000">
        <w:rPr>
          <w:b w:val="1"/>
          <w:color w:val="0000ff"/>
          <w:rtl w:val="0"/>
        </w:rPr>
        <w:t xml:space="preserve">Iterator_category를 이용하면 가능하다. 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반복자는 컨테이너에 따라 다르다.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color w:val="0000ff"/>
          <w:rtl w:val="0"/>
        </w:rPr>
        <w:t xml:space="preserve">std::vector의 iterator_category는 random_access_iterator_tag</w:t>
      </w:r>
      <w:r w:rsidRPr="00000000" w:rsidR="00000000" w:rsidDel="00000000">
        <w:rPr>
          <w:rtl w:val="0"/>
        </w:rPr>
        <w:t xml:space="preserve">로 정의되어 있다.</w:t>
      </w:r>
    </w:p>
    <w:tbl>
      <w:tblPr>
        <w:tblStyle w:val="Table42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trHeight w:val="51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template&lt;class _Ty, class _Ax = allocator&lt;_Ty&gt; &gt; class vector;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template&lt;class _Ty, class _Alloc&gt;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class _Vector_const_iterator 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         : public _Ranit&lt;_Ty, typename _Alloc::difference_type, 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                        typename _Alloc::const_pointer, 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                              typename _Alloc::const_reference&gt;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typedef _Vector_const_iterator&lt;_Ty, _Alloc&gt; _Myt;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typedef vector&lt;_Ty, _Alloc&gt; _Myvec;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typedef typename _Alloc::pointer _Tptr;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typedef random_access_iterator_tag iterator_category;</w:t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std::vector의 iterator_category 는 random_access_iterator_tag로 정의되어 있다.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그럼 std::advance를 살펴보자.</w:t>
      </w:r>
    </w:p>
    <w:tbl>
      <w:tblPr>
        <w:tblStyle w:val="Table43"/>
        <w:bidiVisual w:val="0"/>
        <w:tblW w:w="7920.0" w:type="dxa"/>
        <w:jc w:val="left"/>
        <w:tblInd w:w="144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template&lt;class _InIt, class _Diff&gt; inline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void __CLRCALL_OR_CDECL advance(_InIt&amp; _Where, _Diff _off)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_Advance(_Where, _off, 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_Iter_cat(_Where)</w:t>
            </w:r>
            <w:r w:rsidRPr="00000000" w:rsidR="00000000" w:rsidDel="00000000">
              <w:rPr>
                <w:rtl w:val="0"/>
              </w:rPr>
              <w:t xml:space="preserve">);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template&lt;class _Iter&gt; inline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typename iterator_traits&lt;_Iter&gt;::iterator_category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__CLRCALL_OR_CDECL _Iter_cat(const _Iter&amp;)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typename iterator_traits&lt;_Iter&gt;::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iterator_category</w:t>
            </w:r>
            <w:r w:rsidRPr="00000000" w:rsidR="00000000" w:rsidDel="00000000">
              <w:rPr>
                <w:rtl w:val="0"/>
              </w:rPr>
              <w:t xml:space="preserve"> _Cat;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return (_Cat);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….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template&lt;class _FI, class _Diff&gt; inline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void __CLRCALL_OR_CDECL _Advance(_FI&amp; _Where, _Diff _off, 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forward_iterator_tag</w:t>
            </w:r>
            <w:r w:rsidRPr="00000000" w:rsidR="00000000" w:rsidDel="00000000">
              <w:rPr>
                <w:rtl w:val="0"/>
              </w:rPr>
              <w:t xml:space="preserve">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for (; 0 &lt; _off, --_off)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ab/>
              <w:t xml:space="preserve">++_Where;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template&lt;class _RI, class _Diff&gt; inline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void __CLRCALL_OR_CDECL _Advance(_RI&amp; _Where, _Diff _off, 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random_access_iterator_tag</w:t>
            </w:r>
            <w:r w:rsidRPr="00000000" w:rsidR="00000000" w:rsidDel="00000000">
              <w:rPr>
                <w:rtl w:val="0"/>
              </w:rPr>
              <w:t xml:space="preserve">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_Where += _off;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_Iter_cat은 현재 iterator의 iterator_category를 반환하고 이를 이용하여 </w:t>
      </w:r>
      <w:r w:rsidRPr="00000000" w:rsidR="00000000" w:rsidDel="00000000">
        <w:rPr>
          <w:b w:val="1"/>
          <w:color w:val="0000ff"/>
          <w:rtl w:val="0"/>
        </w:rPr>
        <w:t xml:space="preserve">오버로딩된 함수들 중 인수가 random_access_iterator_tag인 두 번째 함수를 호출</w:t>
      </w:r>
      <w:r w:rsidRPr="00000000" w:rsidR="00000000" w:rsidDel="00000000">
        <w:rPr>
          <w:rtl w:val="0"/>
        </w:rPr>
        <w:t xml:space="preserve">하게 된다.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b w:val="1"/>
        </w:rPr>
      </w:pPr>
      <w:r w:rsidRPr="00000000" w:rsidR="00000000" w:rsidDel="00000000">
        <w:rPr>
          <w:b w:val="1"/>
          <w:rtl w:val="0"/>
        </w:rPr>
        <w:t xml:space="preserve">iterator_traits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STL algorithm 사용 시, 일반적으로 반복자(iterator)를 사용해서 해당 요소를</w:t>
        <w:tab/>
        <w:t xml:space="preserve">다루게 되는데 </w:t>
      </w:r>
      <w:r w:rsidRPr="00000000" w:rsidR="00000000" w:rsidDel="00000000">
        <w:rPr>
          <w:b w:val="1"/>
          <w:color w:val="0000ff"/>
          <w:rtl w:val="0"/>
        </w:rPr>
        <w:t xml:space="preserve">STL에서 제공하는 반복자 외에도, 배열(포인터)도 해당 알고리즘 사용이 가능</w:t>
      </w:r>
      <w:r w:rsidRPr="00000000" w:rsidR="00000000" w:rsidDel="00000000">
        <w:rPr>
          <w:rtl w:val="0"/>
        </w:rPr>
        <w:t xml:space="preserve">하다.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가장 작은 값을 반환하는 함수가 아래와 같다고 가정해보자.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44"/>
        <w:bidiVisual w:val="0"/>
        <w:tblW w:w="7875.0" w:type="dxa"/>
        <w:jc w:val="left"/>
        <w:tblInd w:w="1485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875"/>
        <w:tblGridChange w:id="0">
          <w:tblGrid>
            <w:gridCol w:w="787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template&lt;class Iter&gt;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b w:val="1"/>
                <w:color w:val="0000ff"/>
                <w:rtl w:val="0"/>
              </w:rPr>
              <w:t xml:space="preserve">?</w:t>
            </w:r>
            <w:r w:rsidRPr="00000000" w:rsidR="00000000" w:rsidDel="00000000">
              <w:rPr>
                <w:rtl w:val="0"/>
              </w:rPr>
              <w:t xml:space="preserve"> findMin(Iter&amp; first, Iter&amp; last, Pred&amp; pred)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?</w:t>
            </w:r>
            <w:r w:rsidRPr="00000000" w:rsidR="00000000" w:rsidDel="00000000">
              <w:rPr>
                <w:rtl w:val="0"/>
              </w:rPr>
              <w:t xml:space="preserve"> min = (*first)++;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while (first != last)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        {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if (pred(min, (*first)))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ab/>
              <w:t xml:space="preserve">Min = *first;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        }</w:t>
            </w:r>
          </w:p>
          <w:p w:rsidP="00000000" w:rsidRPr="00000000" w:rsidR="00000000" w:rsidDel="00000000" w:rsidRDefault="00000000">
            <w:pPr>
              <w:ind w:left="1440" w:firstLine="72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       return min;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? 부분은 어떻게 알 수 있을까? 단서는 Iter 밖에 없다. 다음 vector 선언의 일부를 살펴보자.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</w:p>
    <w:tbl>
      <w:tblPr>
        <w:tblStyle w:val="Table45"/>
        <w:bidiVisual w:val="0"/>
        <w:tblW w:w="7905.0" w:type="dxa"/>
        <w:jc w:val="left"/>
        <w:tblInd w:w="1455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05"/>
        <w:tblGridChange w:id="0">
          <w:tblGrid>
            <w:gridCol w:w="790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template&lt;class _Ty, class _Ax&gt;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class vector : public _Vector_val&lt;_Ty, _Ax&gt;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public:</w:t>
            </w:r>
          </w:p>
          <w:p w:rsidP="00000000" w:rsidRPr="00000000" w:rsidR="00000000" w:rsidDel="00000000" w:rsidRDefault="00000000">
            <w:pPr>
              <w:ind w:left="720" w:firstLine="720"/>
              <w:contextualSpacing w:val="0"/>
            </w:pPr>
            <w:r w:rsidRPr="00000000" w:rsidR="00000000" w:rsidDel="00000000">
              <w:rPr>
                <w:rtl w:val="0"/>
              </w:rPr>
              <w:t xml:space="preserve">…</w:t>
            </w:r>
          </w:p>
          <w:p w:rsidP="00000000" w:rsidRPr="00000000" w:rsidR="00000000" w:rsidDel="00000000" w:rsidRDefault="00000000">
            <w:pPr>
              <w:ind w:left="720" w:firstLine="720"/>
              <w:contextualSpacing w:val="0"/>
            </w:pPr>
            <w:r w:rsidRPr="00000000" w:rsidR="00000000" w:rsidDel="00000000">
              <w:rPr>
                <w:rtl w:val="0"/>
              </w:rPr>
              <w:t xml:space="preserve">typedef typename _Alloc::const_reference const_reference;</w:t>
            </w:r>
          </w:p>
          <w:p w:rsidP="00000000" w:rsidRPr="00000000" w:rsidR="00000000" w:rsidDel="00000000" w:rsidRDefault="00000000">
            <w:pPr>
              <w:ind w:left="720" w:firstLine="720"/>
              <w:contextualSpacing w:val="0"/>
            </w:pPr>
            <w:r w:rsidRPr="00000000" w:rsidR="00000000" w:rsidDel="00000000">
              <w:rPr>
                <w:b w:val="1"/>
                <w:color w:val="0000ff"/>
                <w:rtl w:val="0"/>
              </w:rPr>
              <w:t xml:space="preserve">typedef typename _Alloc::value_type value_type;</w:t>
            </w:r>
          </w:p>
          <w:p w:rsidP="00000000" w:rsidRPr="00000000" w:rsidR="00000000" w:rsidDel="00000000" w:rsidRDefault="00000000">
            <w:pPr>
              <w:ind w:left="720" w:firstLine="720"/>
              <w:contextualSpacing w:val="0"/>
            </w:pPr>
            <w:r w:rsidRPr="00000000" w:rsidR="00000000" w:rsidDel="00000000">
              <w:rPr>
                <w:rtl w:val="0"/>
              </w:rPr>
              <w:t xml:space="preserve">...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위 코드에서 value_type을 찾을 수 있다. value_type은 vector 컨테이너의 원소 타입이다. 이제 이 value_type을 다음과 같이 적용할 수 있다.</w:t>
      </w:r>
    </w:p>
    <w:tbl>
      <w:tblPr>
        <w:tblStyle w:val="Table46"/>
        <w:bidiVisual w:val="0"/>
        <w:tblW w:w="7965.0" w:type="dxa"/>
        <w:jc w:val="left"/>
        <w:tblInd w:w="1395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7965"/>
        <w:tblGridChange w:id="0">
          <w:tblGrid>
            <w:gridCol w:w="796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template&lt;class Iter&gt;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Iter::value_type</w:t>
            </w:r>
            <w:r w:rsidRPr="00000000" w:rsidR="00000000" w:rsidDel="00000000">
              <w:rPr>
                <w:rtl w:val="0"/>
              </w:rPr>
              <w:t xml:space="preserve"> findMin(Iter&amp; first, Iter&amp; last, Pred&amp; pred)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Iter::value_type</w:t>
            </w:r>
            <w:r w:rsidRPr="00000000" w:rsidR="00000000" w:rsidDel="00000000">
              <w:rPr>
                <w:rtl w:val="0"/>
              </w:rPr>
              <w:t xml:space="preserve"> min = (*first)++;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while (first != last)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if (pred(min, (*first)))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ab/>
              <w:t xml:space="preserve">Min = *first;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ind w:left="1440" w:firstLine="72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return min;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그런데, </w:t>
      </w:r>
      <w:r w:rsidRPr="00000000" w:rsidR="00000000" w:rsidDel="00000000">
        <w:rPr>
          <w:b w:val="1"/>
          <w:color w:val="0000ff"/>
          <w:rtl w:val="0"/>
        </w:rPr>
        <w:t xml:space="preserve">인자가 배열(포인터)라면 어떻게 될까?</w:t>
      </w:r>
      <w:r w:rsidRPr="00000000" w:rsidR="00000000" w:rsidDel="00000000">
        <w:rPr>
          <w:rtl w:val="0"/>
        </w:rPr>
        <w:t xml:space="preserve"> 배열은 value_type에 정의되어 있지 않으니 에러가 날 것이다. 하지만 iterator_traits를 사용하면 배열(포인터)도 사용할 수 있다.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</w:p>
    <w:tbl>
      <w:tblPr>
        <w:tblStyle w:val="Table47"/>
        <w:bidiVisual w:val="0"/>
        <w:tblW w:w="8010.0" w:type="dxa"/>
        <w:jc w:val="left"/>
        <w:tblInd w:w="135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010"/>
        <w:tblGridChange w:id="0">
          <w:tblGrid>
            <w:gridCol w:w="801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// iterator 타입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template&lt;class _Iter&gt;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struct iterator_traits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typedef typename _Iter::iterator_category</w:t>
              <w:tab/>
              <w:t xml:space="preserve">iterator_category;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typedef typename _Iter::value_type</w:t>
              <w:tab/>
              <w:t xml:space="preserve">value_type;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typedef typename _Iter::difference_type</w:t>
              <w:tab/>
              <w:t xml:space="preserve">difference_type;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typedef difference_type</w:t>
              <w:tab/>
              <w:t xml:space="preserve">distance_type;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typedef typename _Iter::pointer</w:t>
              <w:tab/>
              <w:t xml:space="preserve">pointer;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typedef typename _Iter::reference</w:t>
              <w:tab/>
              <w:t xml:space="preserve">reference;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};</w:t>
            </w:r>
          </w:p>
          <w:p w:rsidP="00000000" w:rsidRPr="00000000" w:rsidR="00000000" w:rsidDel="00000000" w:rsidRDefault="00000000">
            <w:pPr>
              <w:ind w:left="720" w:firstLine="720"/>
              <w:contextualSpacing w:val="0"/>
            </w:pPr>
            <w:r w:rsidRPr="00000000" w:rsidR="00000000" w:rsidDel="00000000">
              <w:rPr>
                <w:rtl w:val="0"/>
              </w:rPr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// 포인터 타입 특수화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template&lt;class _Ty&gt;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struct iterator_traits&lt;_Ty *&gt;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typedef random_access_iterator_tag</w:t>
              <w:tab/>
              <w:tab/>
              <w:t xml:space="preserve">iterator_category;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typedef _Ty</w:t>
              <w:tab/>
              <w:t xml:space="preserve">value_type;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typedef ptrdiff_t </w:t>
              <w:tab/>
              <w:t xml:space="preserve">difference_type;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typedef ptrdiff_t</w:t>
              <w:tab/>
              <w:t xml:space="preserve">distance_type;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typedef _Ty*</w:t>
              <w:tab/>
              <w:t xml:space="preserve">pointer;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typedef _Ty&amp;</w:t>
              <w:tab/>
              <w:t xml:space="preserve">reference;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위의 iterator_traits를 이용하면 가장 작은 값을 반환하는 함수의 최종 코드는 다음과 같다.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</w:p>
    <w:tbl>
      <w:tblPr>
        <w:tblStyle w:val="Table48"/>
        <w:bidiVisual w:val="0"/>
        <w:tblW w:w="8055.0" w:type="dxa"/>
        <w:jc w:val="left"/>
        <w:tblInd w:w="1305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055"/>
        <w:tblGridChange w:id="0">
          <w:tblGrid>
            <w:gridCol w:w="805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template&lt;class Ty&gt;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     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 std::iterator_traits&lt;Ty&gt;::value_type</w:t>
            </w:r>
            <w:r w:rsidRPr="00000000" w:rsidR="00000000" w:rsidDel="00000000">
              <w:rPr>
                <w:rtl w:val="0"/>
              </w:rPr>
              <w:t xml:space="preserve"> findMin(Ty&amp; first, Ty&amp; last, Pred&amp; pred)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std::iterator_traits&lt;Ty&gt;::value_type</w:t>
            </w:r>
            <w:r w:rsidRPr="00000000" w:rsidR="00000000" w:rsidDel="00000000">
              <w:rPr>
                <w:rtl w:val="0"/>
              </w:rPr>
              <w:t xml:space="preserve"> min = (*first)++;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while (first != last)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{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 xml:space="preserve">if (pred(min, (*first)))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</w:pPr>
            <w:r w:rsidRPr="00000000" w:rsidR="00000000" w:rsidDel="00000000">
              <w:rPr>
                <w:rtl w:val="0"/>
              </w:rPr>
              <w:tab/>
              <w:tab/>
              <w:t xml:space="preserve">min = *first;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  <w:p w:rsidP="00000000" w:rsidRPr="00000000" w:rsidR="00000000" w:rsidDel="00000000" w:rsidRDefault="00000000">
            <w:pPr>
              <w:ind w:left="144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return min;</w:t>
            </w:r>
          </w:p>
          <w:p w:rsidP="00000000" w:rsidRPr="00000000" w:rsidR="00000000" w:rsidDel="00000000" w:rsidRDefault="00000000">
            <w:pPr>
              <w:ind w:left="72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}</w:t>
            </w:r>
          </w:p>
        </w:tc>
      </w:tr>
    </w:tbl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28" w:colFirst="0" w:name="h.czzcis23xi7" w:colLast="0"/>
      <w:bookmarkEnd w:id="28"/>
      <w:r w:rsidRPr="00000000" w:rsidR="00000000" w:rsidDel="00000000">
        <w:rPr>
          <w:b w:val="1"/>
          <w:rtl w:val="0"/>
        </w:rPr>
        <w:t xml:space="preserve">string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수치 변환</w:t>
        <w:br w:type="textWrapping"/>
        <w:t xml:space="preserve">숫자와 string 상호 간 변환을 편리하게 해주는 몇 가지 함수를 추가로 제공한다.</w:t>
        <w:br w:type="textWrapping"/>
        <w:t xml:space="preserve">- string </w:t>
      </w:r>
      <w:r w:rsidRPr="00000000" w:rsidR="00000000" w:rsidDel="00000000">
        <w:rPr>
          <w:rtl w:val="0"/>
        </w:rPr>
        <w:t xml:space="preserve">to_string</w:t>
      </w:r>
      <w:r w:rsidRPr="00000000" w:rsidR="00000000" w:rsidDel="00000000">
        <w:rPr>
          <w:rtl w:val="0"/>
        </w:rPr>
        <w:t xml:space="preserve">(int val);</w:t>
        <w:br w:type="textWrapping"/>
        <w:t xml:space="preserve">- string </w:t>
      </w:r>
      <w:r w:rsidRPr="00000000" w:rsidR="00000000" w:rsidDel="00000000">
        <w:rPr>
          <w:rtl w:val="0"/>
        </w:rPr>
        <w:t xml:space="preserve">to_string</w:t>
      </w:r>
      <w:r w:rsidRPr="00000000" w:rsidR="00000000" w:rsidDel="00000000">
        <w:rPr>
          <w:rtl w:val="0"/>
        </w:rPr>
        <w:t xml:space="preserve">(unsigned val);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- string to_string(long val);</w:t>
        <w:br w:type="textWrapping"/>
        <w:tab/>
        <w:t xml:space="preserve">- string to_string(unsigned long val);</w:t>
        <w:br w:type="textWrapping"/>
        <w:tab/>
        <w:t xml:space="preserve">- string to_string(long long val);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- string to_string(unsigned long long val);</w:t>
        <w:br w:type="textWrapping"/>
        <w:tab/>
        <w:t xml:space="preserve">- string to_string(float val);</w:t>
        <w:br w:type="textWrapping"/>
        <w:tab/>
        <w:t xml:space="preserve">- string to_string(double val);</w:t>
        <w:br w:type="textWrapping"/>
        <w:tab/>
        <w:t xml:space="preserve">- string to_string(long double val);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br w:type="textWrapping"/>
        <w:tab/>
        <w:t xml:space="preserve">ex) long double d = 3.14;</w:t>
        <w:br w:type="textWrapping"/>
        <w:tab/>
        <w:t xml:space="preserve">      string s = to_string(d);</w:t>
        <w:br w:type="textWrapping"/>
        <w:br w:type="textWrapping"/>
        <w:tab/>
        <w:t xml:space="preserve">반대로 문자열을 숫자로 변환하는 함수도 제공한다.</w:t>
        <w:br w:type="textWrapping"/>
        <w:br w:type="textWrapping"/>
        <w:tab/>
        <w:t xml:space="preserve">- int stoi(const string&amp; str, size_t* idx = 0, int base = 10);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- long stol(const string&amp; str, size_t* idx = 0, int base = 10);</w:t>
        <w:br w:type="textWrapping"/>
        <w:tab/>
        <w:t xml:space="preserve">- unsigned long stoul(const string&amp; str, size_t* idx = 0, int base = 10);</w:t>
        <w:br w:type="textWrapping"/>
        <w:tab/>
        <w:t xml:space="preserve">- long long stoll(const string&amp; str, size_t* idx = 0, int base = 10);</w:t>
        <w:br w:type="textWrapping"/>
        <w:tab/>
        <w:t xml:space="preserve">- unsigned long long stoull(const string&amp; str, size_t* idx = 0, int base = 10);</w:t>
        <w:br w:type="textWrapping"/>
        <w:tab/>
        <w:t xml:space="preserve">- float stof(const string&amp; str, size_t* idx = 0);</w:t>
        <w:br w:type="textWrapping"/>
        <w:tab/>
        <w:t xml:space="preserve">- double stod(const string&amp; str, size_t* idx = 0);</w:t>
        <w:br w:type="textWrapping"/>
        <w:tab/>
        <w:t xml:space="preserve">- long double stold(const string&amp; str, size_t* idx = 0);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br w:type="textWrapping"/>
        <w:tab/>
        <w:t xml:space="preserve">ex) const string s = “1234”;</w:t>
        <w:br w:type="textWrapping"/>
        <w:tab/>
        <w:t xml:space="preserve">      int i = stoi(s);  // i는 1234가 됨.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Raw string literal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C++11 이전</w:t>
      </w:r>
    </w:p>
    <w:p w:rsidP="00000000" w:rsidRPr="00000000" w:rsidR="00000000" w:rsidDel="00000000" w:rsidRDefault="00000000">
      <w:pPr>
        <w:ind w:left="2160" w:firstLine="0"/>
        <w:contextualSpacing w:val="0"/>
      </w:pPr>
      <w:r w:rsidRPr="00000000" w:rsidR="00000000" w:rsidDel="00000000">
        <w:rPr>
          <w:rtl w:val="0"/>
        </w:rPr>
        <w:t xml:space="preserve">- </w:t>
      </w:r>
      <w:r w:rsidRPr="00000000" w:rsidR="00000000" w:rsidDel="00000000">
        <w:rPr>
          <w:b w:val="1"/>
          <w:color w:val="0000ff"/>
          <w:rtl w:val="0"/>
        </w:rPr>
        <w:t xml:space="preserve">“ … ” </w:t>
      </w:r>
      <w:r w:rsidRPr="00000000" w:rsidR="00000000" w:rsidDel="00000000">
        <w:rPr>
          <w:rtl w:val="0"/>
        </w:rPr>
        <w:t xml:space="preserve">: const char 타입의 null-terminated 문자열 생성.</w:t>
        <w:br w:type="textWrapping"/>
        <w:t xml:space="preserve">- </w:t>
      </w:r>
      <w:r w:rsidRPr="00000000" w:rsidR="00000000" w:rsidDel="00000000">
        <w:rPr>
          <w:b w:val="1"/>
          <w:color w:val="0000ff"/>
          <w:rtl w:val="0"/>
        </w:rPr>
        <w:t xml:space="preserve">L“ … ”</w:t>
      </w:r>
      <w:r w:rsidRPr="00000000" w:rsidR="00000000" w:rsidDel="00000000">
        <w:rPr>
          <w:rtl w:val="0"/>
        </w:rPr>
        <w:t xml:space="preserve"> : const wchar_t 타입의 null-terminated 문자열 생성.</w:t>
      </w:r>
    </w:p>
    <w:p w:rsidP="00000000" w:rsidRPr="00000000" w:rsidR="00000000" w:rsidDel="00000000" w:rsidRDefault="00000000">
      <w:pPr>
        <w:numPr>
          <w:ilvl w:val="2"/>
          <w:numId w:val="1"/>
        </w:numPr>
        <w:ind w:left="216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C++11</w:t>
      </w:r>
    </w:p>
    <w:p w:rsidP="00000000" w:rsidRPr="00000000" w:rsidR="00000000" w:rsidDel="00000000" w:rsidRDefault="00000000">
      <w:pPr>
        <w:ind w:left="2160" w:firstLine="0"/>
        <w:contextualSpacing w:val="0"/>
      </w:pPr>
      <w:r w:rsidRPr="00000000" w:rsidR="00000000" w:rsidDel="00000000">
        <w:rPr>
          <w:rtl w:val="0"/>
        </w:rPr>
        <w:t xml:space="preserve">- </w:t>
      </w:r>
      <w:r w:rsidRPr="00000000" w:rsidR="00000000" w:rsidDel="00000000">
        <w:rPr>
          <w:b w:val="1"/>
          <w:color w:val="0000ff"/>
          <w:rtl w:val="0"/>
        </w:rPr>
        <w:t xml:space="preserve">u8“ … ”</w:t>
      </w:r>
      <w:r w:rsidRPr="00000000" w:rsidR="00000000" w:rsidDel="00000000">
        <w:rPr>
          <w:rtl w:val="0"/>
        </w:rPr>
        <w:t xml:space="preserve"> : UTF8 인코딩된 const char 타입.</w:t>
        <w:br w:type="textWrapping"/>
        <w:t xml:space="preserve">- </w:t>
      </w:r>
      <w:r w:rsidRPr="00000000" w:rsidR="00000000" w:rsidDel="00000000">
        <w:rPr>
          <w:b w:val="1"/>
          <w:color w:val="0000ff"/>
          <w:rtl w:val="0"/>
        </w:rPr>
        <w:t xml:space="preserve">u“ … ”</w:t>
      </w:r>
      <w:r w:rsidRPr="00000000" w:rsidR="00000000" w:rsidDel="00000000">
        <w:rPr>
          <w:rtl w:val="0"/>
        </w:rPr>
        <w:t xml:space="preserve"> : UTF16 인코딩된 const char16_t(unsigned short) 타입.</w:t>
        <w:br w:type="textWrapping"/>
        <w:t xml:space="preserve">- </w:t>
      </w:r>
      <w:r w:rsidRPr="00000000" w:rsidR="00000000" w:rsidDel="00000000">
        <w:rPr>
          <w:b w:val="1"/>
          <w:color w:val="0000ff"/>
          <w:rtl w:val="0"/>
        </w:rPr>
        <w:t xml:space="preserve">U“ … ” </w:t>
      </w:r>
      <w:r w:rsidRPr="00000000" w:rsidR="00000000" w:rsidDel="00000000">
        <w:rPr>
          <w:rtl w:val="0"/>
        </w:rPr>
        <w:t xml:space="preserve">: UTF32 인코딩된 const char32_t(unsigned int) 타입.</w:t>
        <w:br w:type="textWrapping"/>
        <w:t xml:space="preserve">ex) u8“I’m a UTF-8 string”, u“This is a UTF-16 string”, U“This is a UTF-32 string”</w:t>
      </w:r>
    </w:p>
    <w:p w:rsidP="00000000" w:rsidRPr="00000000" w:rsidR="00000000" w:rsidDel="00000000" w:rsidRDefault="00000000">
      <w:pPr>
        <w:ind w:left="216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Raw string literal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기존의 string literal 내에서 특수문자를 표현하려면 아래표의 escape sequence를 사용해야 했다.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drawing>
          <wp:inline distR="114300" distT="114300" distB="114300" distL="114300">
            <wp:extent cy="4038600" cx="3981450"/>
            <wp:effectExtent t="0" b="0" r="0" l="0"/>
            <wp:docPr id="9" name="image04.png"/>
            <a:graphic>
              <a:graphicData uri="http://schemas.openxmlformats.org/drawingml/2006/picture">
                <pic:pic>
                  <pic:nvPicPr>
                    <pic:cNvPr id="0" name="image04.png"/>
                    <pic:cNvPicPr preferRelativeResize="0"/>
                  </pic:nvPicPr>
                  <pic:blipFill>
                    <a:blip r:embed="rId11"/>
                    <a:srcRect t="0" b="0" r="0" l="0"/>
                    <a:stretch>
                      <a:fillRect/>
                    </a:stretch>
                  </pic:blipFill>
                  <pic:spPr>
                    <a:xfrm>
                      <a:ext cy="4038600" cx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drawing>
          <wp:inline distR="114300" distT="114300" distB="114300" distL="114300">
            <wp:extent cy="2228850" cx="5676900"/>
            <wp:effectExtent t="0" b="0" r="0" l="0"/>
            <wp:docPr id="1" name="image00.png"/>
            <a:graphic>
              <a:graphicData uri="http://schemas.openxmlformats.org/drawingml/2006/picture">
                <pic:pic>
                  <pic:nvPicPr>
                    <pic:cNvPr id="0" name="image00.png"/>
                    <pic:cNvPicPr preferRelativeResize="0"/>
                  </pic:nvPicPr>
                  <pic:blipFill>
                    <a:blip r:embed="rId12"/>
                    <a:srcRect t="0" b="0" r="0" l="0"/>
                    <a:stretch>
                      <a:fillRect/>
                    </a:stretch>
                  </pic:blipFill>
                  <pic:spPr>
                    <a:xfrm>
                      <a:ext cy="2228850" cx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Raw string literal은 escape sequence를 사용하지 않고 string literal 안에서 내가 타이핑하는 문자열을 그대로 표현할 수 있다. 이는 XML, HTML 등의 mark-up 언어를 문자열로 표현할 때 무척 유용하다. 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Raw string literal의 syntax는 다음의 두 가지가 있다.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drawing>
          <wp:inline distR="114300" distT="114300" distB="114300" distL="114300">
            <wp:extent cy="1400175" cx="5353050"/>
            <wp:effectExtent t="0" b="0" r="0" l="0"/>
            <wp:docPr id="10" name="image01.png"/>
            <a:graphic>
              <a:graphicData uri="http://schemas.openxmlformats.org/drawingml/2006/picture">
                <pic:pic>
                  <pic:nvPicPr>
                    <pic:cNvPr id="0" name="image01.png"/>
                    <pic:cNvPicPr preferRelativeResize="0"/>
                  </pic:nvPicPr>
                  <pic:blipFill>
                    <a:blip r:embed="rId13"/>
                    <a:srcRect t="0" b="0" r="0" l="0"/>
                    <a:stretch>
                      <a:fillRect/>
                    </a:stretch>
                  </pic:blipFill>
                  <pic:spPr>
                    <a:xfrm>
                      <a:ext cy="1400175" cx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delimeter는 최대 16글자 길이를 가질 수 있고, 다음 문자는 포함할 수 없다.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- space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- \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다음은 다양한 raw string literal 예제이다.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drawing>
          <wp:inline distR="114300" distT="114300" distB="114300" distL="114300">
            <wp:extent cy="5538788" cx="5324475"/>
            <wp:effectExtent t="0" b="0" r="0" l="0"/>
            <wp:docPr id="4" name="image06.png"/>
            <a:graphic>
              <a:graphicData uri="http://schemas.openxmlformats.org/drawingml/2006/picture">
                <pic:pic>
                  <pic:nvPicPr>
                    <pic:cNvPr id="0" name="image06.png"/>
                    <pic:cNvPicPr preferRelativeResize="0"/>
                  </pic:nvPicPr>
                  <pic:blipFill>
                    <a:blip r:embed="rId14"/>
                    <a:srcRect t="0" b="0" r="0" l="0"/>
                    <a:stretch>
                      <a:fillRect/>
                    </a:stretch>
                  </pic:blipFill>
                  <pic:spPr>
                    <a:xfrm>
                      <a:ext cy="5538788" cx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delimeter가 필요한 이유는 문자열 중간에 로우 문자열의 종료와 같은 시퀀스가 올 수도 있기 때문이다. 예를 들어 다음의 문자는 중간에 )”이 등장하기 때문에 컴파일러가 로우 문자열의 종료 지점을 제대로 찾지 못한다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string str = </w:t>
      </w:r>
      <w:r w:rsidRPr="00000000" w:rsidR="00000000" w:rsidDel="00000000">
        <w:rPr>
          <w:b w:val="1"/>
          <w:color w:val="ff0000"/>
          <w:rtl w:val="0"/>
        </w:rPr>
        <w:t xml:space="preserve">R(“</w:t>
      </w:r>
      <w:r w:rsidRPr="00000000" w:rsidR="00000000" w:rsidDel="00000000">
        <w:rPr>
          <w:rtl w:val="0"/>
        </w:rPr>
        <w:t xml:space="preserve">The characters )” are embedded in this string</w:t>
      </w:r>
      <w:r w:rsidRPr="00000000" w:rsidR="00000000" w:rsidDel="00000000">
        <w:rPr>
          <w:b w:val="1"/>
          <w:color w:val="ff0000"/>
          <w:rtl w:val="0"/>
        </w:rPr>
        <w:t xml:space="preserve">)”</w:t>
      </w:r>
      <w:r w:rsidRPr="00000000" w:rsidR="00000000" w:rsidDel="00000000">
        <w:rPr>
          <w:rtl w:val="0"/>
        </w:rPr>
        <w:t xml:space="preserve">; // error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위 문자열을 다음처럼 유일하게 구분 가능한 구분 문자를 이용해 시작/종료를 표기하면 문제없이 컴파일된다.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strint str = </w:t>
      </w:r>
      <w:r w:rsidRPr="00000000" w:rsidR="00000000" w:rsidDel="00000000">
        <w:rPr>
          <w:b w:val="1"/>
          <w:color w:val="ff0000"/>
          <w:rtl w:val="0"/>
        </w:rPr>
        <w:t xml:space="preserve">R“-(</w:t>
      </w:r>
      <w:r w:rsidRPr="00000000" w:rsidR="00000000" w:rsidDel="00000000">
        <w:rPr>
          <w:rtl w:val="0"/>
        </w:rPr>
        <w:t xml:space="preserve">The characters )” are embedded in this string</w:t>
      </w:r>
      <w:r w:rsidRPr="00000000" w:rsidR="00000000" w:rsidDel="00000000">
        <w:rPr>
          <w:b w:val="1"/>
          <w:color w:val="ff0000"/>
          <w:rtl w:val="0"/>
        </w:rPr>
        <w:t xml:space="preserve">)-”</w:t>
      </w:r>
      <w:r w:rsidRPr="00000000" w:rsidR="00000000" w:rsidDel="00000000">
        <w:rPr>
          <w:rtl w:val="0"/>
        </w:rPr>
        <w:t xml:space="preserve">; // ok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/>
      </w:pPr>
      <w:bookmarkStart w:id="29" w:colFirst="0" w:name="h.taln329vc4ji" w:colLast="0"/>
      <w:bookmarkEnd w:id="29"/>
      <w:r w:rsidRPr="00000000" w:rsidR="00000000" w:rsidDel="00000000">
        <w:rPr>
          <w:b w:val="1"/>
          <w:rtl w:val="0"/>
        </w:rPr>
        <w:t xml:space="preserve">람다 표현식(lamda expression)</w:t>
      </w:r>
      <w:r w:rsidRPr="00000000" w:rsidR="00000000" w:rsidDel="00000000">
        <w:rPr>
          <w:rtl w:val="0"/>
        </w:rPr>
        <w:br w:type="textWrapping"/>
      </w:r>
      <w:r w:rsidRPr="00000000" w:rsidR="00000000" w:rsidDel="00000000">
        <w:rPr>
          <w:i w:val="0"/>
          <w:rtl w:val="0"/>
        </w:rPr>
        <w:t xml:space="preserve">람다 표현식은 익명 함수를 그 자리에서 인라이닝할 수 있게 해준다. 이 기능을 이용하면 함수나 함수 객체를 별도로 작성하지 않아도 되기 때문에 코드 작성이 간결해지고 가독성도 높아진다.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람다 표현식 문법</w:t>
        <w:br w:type="textWrapping"/>
      </w:r>
      <w:r w:rsidRPr="00000000" w:rsidR="00000000" w:rsidDel="00000000">
        <w:rPr>
          <w:b w:val="1"/>
          <w:color w:val="0000ff"/>
          <w:rtl w:val="0"/>
        </w:rPr>
        <w:t xml:space="preserve">[캡처_블록](파라미터_목록)mutable 익셉션_목록-&gt;리턴_타입 {함수_바디}()</w:t>
        <w:br w:type="textWrapping"/>
        <w:br w:type="textWrapping"/>
      </w:r>
      <w:r w:rsidRPr="00000000" w:rsidR="00000000" w:rsidDel="00000000">
        <w:rPr>
          <w:rtl w:val="0"/>
        </w:rPr>
        <w:t xml:space="preserve">[]{ cout &lt;&lt; “Hello from Lambda” &lt;&lt; endl; }();</w:t>
        <w:br w:type="textWrapping"/>
        <w:t xml:space="preserve"> - Hello from Lambda 문자열을 콘솔로 출력한다. 이 때 ()는 즉시 실행시키는 역할을 한다.</w:t>
        <w:br w:type="textWrapping"/>
        <w:br w:type="textWrapping"/>
        <w:t xml:space="preserve">다음은  “Hello from lambda” string을 리턴하는 예이다.</w:t>
        <w:br w:type="textWrapping"/>
        <w:t xml:space="preserve">string result = [](const string&amp; str)-&gt;string { return “Hello from ” + str; }(“lambda”);</w:t>
        <w:br w:type="textWrapping"/>
        <w:br w:type="textWrapping"/>
        <w:t xml:space="preserve">아래와 같이 리턴 타입을 생략할 수도 있다.</w:t>
        <w:br w:type="textWrapping"/>
        <w:t xml:space="preserve">string result = [](const string&amp; str) { return “Hello from” + str; }(“lambda”);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b w:val="1"/>
          <w:color w:val="0000ff"/>
          <w:rtl w:val="0"/>
        </w:rPr>
        <w:tab/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람다 표현식을 함수 포인터에 저장하고 함수 포인터를 통해 실행할 수도 있다.</w:t>
        <w:br w:type="textWrapping"/>
        <w:t xml:space="preserve">C++11의 auto 키워드를 이용하면 다음처럼 간편하게 함수 포인터를 이용할 수 있다.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auto fn = [](const string&amp; str){ return “Hello from” + str};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cout &lt;&lt; fn(“call 1”) &lt;&lt; endl; </w:t>
      </w:r>
      <w:r w:rsidRPr="00000000" w:rsidR="00000000" w:rsidDel="00000000">
        <w:rPr>
          <w:color w:val="38761d"/>
          <w:rtl w:val="0"/>
        </w:rPr>
        <w:t xml:space="preserve">// Hello from call 1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cout &lt;&lt; fn(“call 2”) &lt;&lt; endl; </w:t>
      </w:r>
      <w:r w:rsidRPr="00000000" w:rsidR="00000000" w:rsidDel="00000000">
        <w:rPr>
          <w:color w:val="38761d"/>
          <w:rtl w:val="0"/>
        </w:rPr>
        <w:t xml:space="preserve">// Hello from call 2</w:t>
      </w:r>
      <w:r w:rsidRPr="00000000" w:rsidR="00000000" w:rsidDel="00000000">
        <w:rPr>
          <w:rtl w:val="0"/>
        </w:rPr>
        <w:br w:type="textWrapping"/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캡처 블록</w:t>
        <w:br w:type="textWrapping"/>
        <w:t xml:space="preserve">람다 함수 안에서 참조할 바깥 변수를 지정한다. 여기서 지정된 변수는 람다 함수의스코프 안으로 들어와서 함수 바디에서 접근할 수 있게 된다.</w:t>
        <w:br w:type="textWrapping"/>
        <w:br w:type="textWrapping"/>
        <w:t xml:space="preserve">- </w:t>
      </w:r>
      <w:r w:rsidRPr="00000000" w:rsidR="00000000" w:rsidDel="00000000">
        <w:rPr>
          <w:b w:val="1"/>
          <w:color w:val="0000ff"/>
          <w:rtl w:val="0"/>
        </w:rPr>
        <w:t xml:space="preserve">[=]</w:t>
      </w:r>
      <w:r w:rsidRPr="00000000" w:rsidR="00000000" w:rsidDel="00000000">
        <w:rPr>
          <w:rtl w:val="0"/>
        </w:rPr>
        <w:t xml:space="preserve"> : 모든 변수를 값으로서 복제하여 캡처한다.</w:t>
        <w:br w:type="textWrapping"/>
        <w:t xml:space="preserve">- </w:t>
      </w:r>
      <w:r w:rsidRPr="00000000" w:rsidR="00000000" w:rsidDel="00000000">
        <w:rPr>
          <w:b w:val="1"/>
          <w:color w:val="0000ff"/>
          <w:rtl w:val="0"/>
        </w:rPr>
        <w:t xml:space="preserve">[&amp;]</w:t>
      </w:r>
      <w:r w:rsidRPr="00000000" w:rsidR="00000000" w:rsidDel="00000000">
        <w:rPr>
          <w:rtl w:val="0"/>
        </w:rPr>
        <w:t xml:space="preserve"> : 모든 변수를 참조로서 캡처한다.</w:t>
        <w:br w:type="textWrapping"/>
        <w:t xml:space="preserve">- </w:t>
      </w:r>
      <w:r w:rsidRPr="00000000" w:rsidR="00000000" w:rsidDel="00000000">
        <w:rPr>
          <w:b w:val="1"/>
          <w:color w:val="0000ff"/>
          <w:rtl w:val="0"/>
        </w:rPr>
        <w:t xml:space="preserve">[&amp;x]</w:t>
      </w:r>
      <w:r w:rsidRPr="00000000" w:rsidR="00000000" w:rsidDel="00000000">
        <w:rPr>
          <w:rtl w:val="0"/>
        </w:rPr>
        <w:t xml:space="preserve"> : 변수 x만을 참조로서 캡처한다. 다른 변수는 캡처하지 않는다.</w:t>
        <w:br w:type="textWrapping"/>
        <w:t xml:space="preserve">- </w:t>
      </w:r>
      <w:r w:rsidRPr="00000000" w:rsidR="00000000" w:rsidDel="00000000">
        <w:rPr>
          <w:b w:val="1"/>
          <w:color w:val="0000ff"/>
          <w:rtl w:val="0"/>
        </w:rPr>
        <w:t xml:space="preserve">[x]</w:t>
      </w:r>
      <w:r w:rsidRPr="00000000" w:rsidR="00000000" w:rsidDel="00000000">
        <w:rPr>
          <w:rtl w:val="0"/>
        </w:rPr>
        <w:t xml:space="preserve"> : 변수 x만을 값으로서 캡처한다. 다른 변수는 캡처하지 않는다.</w:t>
        <w:br w:type="textWrapping"/>
        <w:t xml:space="preserve">- </w:t>
      </w:r>
      <w:r w:rsidRPr="00000000" w:rsidR="00000000" w:rsidDel="00000000">
        <w:rPr>
          <w:b w:val="1"/>
          <w:color w:val="0000ff"/>
          <w:rtl w:val="0"/>
        </w:rPr>
        <w:t xml:space="preserve">[=, &amp;x, &amp;y]</w:t>
      </w:r>
      <w:r w:rsidRPr="00000000" w:rsidR="00000000" w:rsidDel="00000000">
        <w:rPr>
          <w:rtl w:val="0"/>
        </w:rPr>
        <w:t xml:space="preserve"> : 모든 변수를 디폴트 값으로 캡처하되 변수 x, y에 대해서는 참조로 캡처한다.</w:t>
        <w:br w:type="textWrapping"/>
        <w:t xml:space="preserve">- </w:t>
      </w:r>
      <w:r w:rsidRPr="00000000" w:rsidR="00000000" w:rsidDel="00000000">
        <w:rPr>
          <w:b w:val="1"/>
          <w:color w:val="0000ff"/>
          <w:rtl w:val="0"/>
        </w:rPr>
        <w:t xml:space="preserve">[&amp;, x]</w:t>
      </w:r>
      <w:r w:rsidRPr="00000000" w:rsidR="00000000" w:rsidDel="00000000">
        <w:rPr>
          <w:rtl w:val="0"/>
        </w:rPr>
        <w:t xml:space="preserve"> : 모든 변수를 디폴트 참조로 캡처하되 변수 x에 대해서는 값으로 캡처한다. </w:t>
        <w:br w:type="textWrapping"/>
        <w:t xml:space="preserve">- </w:t>
      </w:r>
      <w:r w:rsidRPr="00000000" w:rsidR="00000000" w:rsidDel="00000000">
        <w:rPr>
          <w:b w:val="1"/>
          <w:color w:val="0000ff"/>
          <w:rtl w:val="0"/>
        </w:rPr>
        <w:t xml:space="preserve">[&amp;x, &amp;x]</w:t>
      </w:r>
      <w:r w:rsidRPr="00000000" w:rsidR="00000000" w:rsidDel="00000000">
        <w:rPr>
          <w:rtl w:val="0"/>
        </w:rPr>
        <w:t xml:space="preserve"> : 같은 변수를 반복해서 지정하는 것은 허용되지 않는다. </w:t>
        <w:br w:type="textWrapping"/>
        <w:br w:type="textWrapping"/>
        <w:t xml:space="preserve">function&lt;int(void)&gt; multiplyBy2Lamda(int x)</w:t>
        <w:br w:type="textWrapping"/>
        <w:t xml:space="preserve">{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ab/>
      </w:r>
      <w:r w:rsidRPr="00000000" w:rsidR="00000000" w:rsidDel="00000000">
        <w:rPr>
          <w:b w:val="1"/>
          <w:color w:val="0000ff"/>
          <w:rtl w:val="0"/>
        </w:rPr>
        <w:t xml:space="preserve">return [=]{ return 2*x; }</w:t>
      </w:r>
      <w:r w:rsidRPr="00000000" w:rsidR="00000000" w:rsidDel="00000000">
        <w:rPr>
          <w:rtl w:val="0"/>
        </w:rPr>
        <w:t xml:space="preserve">; // x를 값으로 복제하여 캡처.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function&lt;int(void)&gt; multiplyBy2Lamda(int x)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return [&amp;]{ return 2*x; } // error! 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람다 표현식이 실행되는 시점은 변수 x를 캡처한 시점이 아니다. 람다 표현식은 multiplyBy2Lamda() 가 리턴한 이후에 실행되고 그 때는 변수 x가 존재하지 않는다.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리턴 타입으로서의 람다 표현식</w:t>
        <w:br w:type="textWrapping"/>
        <w:br w:type="textWrapping"/>
        <w:t xml:space="preserve">다음은 int를 리턴 타입으로 갖는 예이다.</w:t>
        <w:br w:type="textWrapping"/>
        <w:t xml:space="preserve">function&lt;int(void)&gt; multiplyBy2Lambda(int x)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{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ab/>
        <w:t xml:space="preserve">return [=]()</w:t>
      </w:r>
      <w:r w:rsidRPr="00000000" w:rsidR="00000000" w:rsidDel="00000000">
        <w:rPr>
          <w:b w:val="1"/>
          <w:color w:val="0000ff"/>
          <w:rtl w:val="0"/>
        </w:rPr>
        <w:t xml:space="preserve">-&gt;int</w:t>
      </w:r>
      <w:r w:rsidRPr="00000000" w:rsidR="00000000" w:rsidDel="00000000">
        <w:rPr>
          <w:rtl w:val="0"/>
        </w:rPr>
        <w:t xml:space="preserve">{ return 2*x; };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위와 같이 리턴 타입과 빈 파리미터 리스트를 갖는 람다 표현식은 생략 가능하다. </w:t>
        <w:br w:type="textWrapping"/>
        <w:t xml:space="preserve">이름 생략하면 다음과 같다.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function&lt;int(void)&gt; multiplyBy2Lambda(int x)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ab/>
        <w:t xml:space="preserve">return [=]{ return 2*x; };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} 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파라미터로서의 람다 표현식</w:t>
        <w:br w:type="textWrapping"/>
        <w:br w:type="textWrapping"/>
        <w:t xml:space="preserve">void testCallback(const vector&lt;int&gt;&amp; vec, const function&lt;bool(int)&gt;&amp; callback)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for (auto i : vec)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{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ab/>
        <w:t xml:space="preserve">// callback()을 호출하여 false를 리턴하면 순회를 종료한다.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ab/>
        <w:t xml:space="preserve">if (!callback(i))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ab/>
        <w:tab/>
        <w:t xml:space="preserve">break;</w:t>
        <w:tab/>
        <w:tab/>
      </w:r>
    </w:p>
    <w:p w:rsidP="00000000" w:rsidRPr="00000000" w:rsidR="00000000" w:rsidDel="00000000" w:rsidRDefault="00000000">
      <w:pPr>
        <w:ind w:left="2880" w:firstLine="0"/>
        <w:contextualSpacing w:val="0"/>
      </w:pPr>
      <w:r w:rsidRPr="00000000" w:rsidR="00000000" w:rsidDel="00000000">
        <w:rPr>
          <w:rtl w:val="0"/>
        </w:rPr>
        <w:t xml:space="preserve">// callback()이 false를 리턴하지 않으면 i의 값을 출력하고 순회를 </w:t>
        <w:br w:type="textWrapping"/>
        <w:t xml:space="preserve">// 계속한다.</w:t>
      </w:r>
    </w:p>
    <w:p w:rsidP="00000000" w:rsidRPr="00000000" w:rsidR="00000000" w:rsidDel="00000000" w:rsidRDefault="00000000">
      <w:pPr>
        <w:ind w:left="2880" w:firstLine="0"/>
        <w:contextualSpacing w:val="0"/>
      </w:pPr>
      <w:r w:rsidRPr="00000000" w:rsidR="00000000" w:rsidDel="00000000">
        <w:rPr>
          <w:rtl w:val="0"/>
        </w:rPr>
        <w:t xml:space="preserve">cout &lt;&lt; i &lt;&lt; “”;</w:t>
      </w:r>
    </w:p>
    <w:p w:rsidP="00000000" w:rsidRPr="00000000" w:rsidR="00000000" w:rsidDel="00000000" w:rsidRDefault="00000000">
      <w:pPr>
        <w:ind w:left="144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1440" w:firstLine="720"/>
        <w:contextualSpacing w:val="0"/>
      </w:pPr>
      <w:r w:rsidRPr="00000000" w:rsidR="00000000" w:rsidDel="00000000">
        <w:rPr>
          <w:rtl w:val="0"/>
        </w:rPr>
        <w:t xml:space="preserve">cout &lt;&lt; endl;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 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vector&lt;int&gt; vec(10);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int index = 0;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generate(vec.begin(), vec.end(), </w:t>
      </w:r>
      <w:r w:rsidRPr="00000000" w:rsidR="00000000" w:rsidDel="00000000">
        <w:rPr>
          <w:b w:val="1"/>
          <w:color w:val="0000ff"/>
          <w:rtl w:val="0"/>
        </w:rPr>
        <w:t xml:space="preserve">[&amp;index]{return ++index;}</w:t>
      </w:r>
      <w:r w:rsidRPr="00000000" w:rsidR="00000000" w:rsidDel="00000000">
        <w:rPr>
          <w:rtl w:val="0"/>
        </w:rPr>
        <w:t xml:space="preserve">);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for_each(vec.begin(), vec.end(), </w:t>
      </w:r>
      <w:r w:rsidRPr="00000000" w:rsidR="00000000" w:rsidDel="00000000">
        <w:rPr>
          <w:b w:val="1"/>
          <w:color w:val="0000ff"/>
          <w:rtl w:val="0"/>
        </w:rPr>
        <w:t xml:space="preserve">[](int i){cout &lt;&lt; i &lt;&lt; “ ”;}</w:t>
      </w:r>
      <w:r w:rsidRPr="00000000" w:rsidR="00000000" w:rsidDel="00000000">
        <w:rPr>
          <w:rtl w:val="0"/>
        </w:rPr>
        <w:t xml:space="preserve">);</w:t>
      </w:r>
      <w:r w:rsidRPr="00000000" w:rsidR="00000000" w:rsidDel="00000000">
        <w:rPr>
          <w:color w:val="38761d"/>
          <w:rtl w:val="0"/>
        </w:rPr>
        <w:t xml:space="preserve">// 1 2 3 4 5 6 7 8 9 10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cout &lt;&lt; endl;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testCallback(vec, </w:t>
      </w:r>
      <w:r w:rsidRPr="00000000" w:rsidR="00000000" w:rsidDel="00000000">
        <w:rPr>
          <w:b w:val="1"/>
          <w:color w:val="0000ff"/>
          <w:rtl w:val="0"/>
        </w:rPr>
        <w:t xml:space="preserve">[](int){return i&lt;6;}</w:t>
      </w:r>
      <w:r w:rsidRPr="00000000" w:rsidR="00000000" w:rsidDel="00000000">
        <w:rPr>
          <w:rtl w:val="0"/>
        </w:rPr>
        <w:t xml:space="preserve">);</w:t>
      </w:r>
      <w:r w:rsidRPr="00000000" w:rsidR="00000000" w:rsidDel="00000000">
        <w:rPr>
          <w:color w:val="38761d"/>
          <w:rtl w:val="0"/>
        </w:rPr>
        <w:t xml:space="preserve"> // 1 2 3 4 5</w:t>
      </w:r>
      <w:r w:rsidRPr="00000000" w:rsidR="00000000" w:rsidDel="00000000">
        <w:rPr>
          <w:rtl w:val="0"/>
        </w:rPr>
        <w:br w:type="textWrapping"/>
        <w:br w:type="textWrapping"/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30" w:colFirst="0" w:name="h.41es6oc13wyu" w:colLast="0"/>
      <w:bookmarkEnd w:id="30"/>
      <w:r w:rsidRPr="00000000" w:rsidR="00000000" w:rsidDel="00000000">
        <w:rPr>
          <w:b w:val="1"/>
          <w:rtl w:val="0"/>
        </w:rPr>
        <w:t xml:space="preserve">std::function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개요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&lt;functional&gt; 헤더에 정의됨.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함수 포인터, 함수 객체, 람다 표현식 등 호출이 가능한 것 모두 담을 수 있음.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템플릿으로 정의 됨.  std::function&lt;R(ArgTypes...)&gt;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사용 예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void func(int num, const string&amp; str)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{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ab/>
        <w:t xml:space="preserve">cout &lt;&lt; “func(” &lt;&lt; num &lt;&lt; “, ” &lt;&lt; str &lt;&lt; “)” &lt;&lt; endl;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int main()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b w:val="1"/>
          <w:color w:val="0000ff"/>
          <w:rtl w:val="0"/>
        </w:rPr>
        <w:t xml:space="preserve">function&lt;void(int, const string&amp;)&gt; f1 = func;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b w:val="1"/>
          <w:color w:val="0000ff"/>
          <w:rtl w:val="0"/>
        </w:rPr>
        <w:t xml:space="preserve">f1(1, “test”);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b w:val="1"/>
          <w:color w:val="0000ff"/>
          <w:rtl w:val="0"/>
        </w:rPr>
        <w:t xml:space="preserve">auto f2 = func;</w:t>
      </w:r>
      <w:r w:rsidRPr="00000000" w:rsidR="00000000" w:rsidDel="00000000">
        <w:rPr>
          <w:rtl w:val="0"/>
        </w:rPr>
        <w:t xml:space="preserve"> </w:t>
      </w:r>
      <w:r w:rsidRPr="00000000" w:rsidR="00000000" w:rsidDel="00000000">
        <w:rPr>
          <w:color w:val="38761d"/>
          <w:rtl w:val="0"/>
        </w:rPr>
        <w:t xml:space="preserve">// auto 키워드 사용. f2는 std::function으로 됨.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color w:val="0000ff"/>
          <w:rtl w:val="0"/>
        </w:rPr>
        <w:t xml:space="preserve">f2(1, “test”);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return 0;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다음은 알고리즘의 Predicate으로 넘기는 예이다.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bool isEven(int num)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return num % 2 == 0;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int main()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vector&lt;int&gt; vec;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for (int i = 0; i &lt; 10; ++i)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ab/>
        <w:t xml:space="preserve">vec.push_back(i);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auto f2 = isEven; // f2는 자동으로 function&lt;bool(int)&gt; 타입으로 됨.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int cnt = </w:t>
      </w:r>
      <w:r w:rsidRPr="00000000" w:rsidR="00000000" w:rsidDel="00000000">
        <w:rPr>
          <w:b w:val="1"/>
          <w:color w:val="0000ff"/>
          <w:rtl w:val="0"/>
        </w:rPr>
        <w:t xml:space="preserve">count_if(vec.cbegin(), vec.cend(), </w:t>
      </w:r>
      <w:r w:rsidRPr="00000000" w:rsidR="00000000" w:rsidDel="00000000">
        <w:rPr>
          <w:b w:val="1"/>
          <w:color w:val="ff0000"/>
          <w:rtl w:val="0"/>
        </w:rPr>
        <w:t xml:space="preserve">f2</w:t>
      </w:r>
      <w:r w:rsidRPr="00000000" w:rsidR="00000000" w:rsidDel="00000000">
        <w:rPr>
          <w:b w:val="1"/>
          <w:color w:val="0000ff"/>
          <w:rtl w:val="0"/>
        </w:rPr>
        <w:t xml:space="preserve">);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cout &lt;&lt; cnt &lt;&lt; “even numbers” &lt;&lt; endl;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return 0;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좀 더 유용한 예제로 콜백과 람다 표현식을 사용한 예이다.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void process(const vector&lt;int&gt;&amp; vec, </w:t>
      </w:r>
      <w:r w:rsidRPr="00000000" w:rsidR="00000000" w:rsidDel="00000000">
        <w:rPr>
          <w:b w:val="1"/>
          <w:color w:val="0000ff"/>
          <w:rtl w:val="0"/>
        </w:rPr>
        <w:t xml:space="preserve">function&lt;void(int)&gt; f</w:t>
      </w:r>
      <w:r w:rsidRPr="00000000" w:rsidR="00000000" w:rsidDel="00000000">
        <w:rPr>
          <w:rtl w:val="0"/>
        </w:rPr>
        <w:t xml:space="preserve">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for (auto&amp; i : vec)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ab/>
        <w:t xml:space="preserve">f(i);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void print(int num)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cout &lt;&lt; num &lt;&lt; “ “;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int main()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{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vector&lt;int&gt; vec;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for (int i=0; i &lt; 10; ++i)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ab/>
        <w:t xml:space="preserve">vec.push_back(i);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b w:val="1"/>
          <w:color w:val="38761d"/>
          <w:rtl w:val="0"/>
        </w:rPr>
        <w:t xml:space="preserve">// 0 1 2 3 4 5 6 7 8 9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b w:val="1"/>
          <w:color w:val="0000ff"/>
          <w:rtl w:val="0"/>
        </w:rPr>
        <w:t xml:space="preserve">process(vec, </w:t>
      </w:r>
      <w:r w:rsidRPr="00000000" w:rsidR="00000000" w:rsidDel="00000000">
        <w:rPr>
          <w:b w:val="1"/>
          <w:color w:val="ff0000"/>
          <w:rtl w:val="0"/>
        </w:rPr>
        <w:t xml:space="preserve">print</w:t>
      </w:r>
      <w:r w:rsidRPr="00000000" w:rsidR="00000000" w:rsidDel="00000000">
        <w:rPr>
          <w:b w:val="1"/>
          <w:color w:val="0000ff"/>
          <w:rtl w:val="0"/>
        </w:rPr>
        <w:t xml:space="preserve">); </w:t>
      </w:r>
      <w:r w:rsidRPr="00000000" w:rsidR="00000000" w:rsidDel="00000000">
        <w:rPr>
          <w:b w:val="1"/>
          <w:color w:val="38761d"/>
          <w:rtl w:val="0"/>
        </w:rPr>
        <w:t xml:space="preserve">// 콜백 함수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cout &lt;&lt; endl;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b w:val="1"/>
          <w:color w:val="38761d"/>
          <w:rtl w:val="0"/>
        </w:rPr>
        <w:t xml:space="preserve">// sum = 45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int sum = 0;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b w:val="1"/>
          <w:color w:val="0000ff"/>
          <w:rtl w:val="0"/>
        </w:rPr>
        <w:t xml:space="preserve">process(vec, </w:t>
      </w:r>
      <w:r w:rsidRPr="00000000" w:rsidR="00000000" w:rsidDel="00000000">
        <w:rPr>
          <w:b w:val="1"/>
          <w:color w:val="ff0000"/>
          <w:rtl w:val="0"/>
        </w:rPr>
        <w:t xml:space="preserve">[&amp;sum](int num){sum += num;}</w:t>
      </w:r>
      <w:r w:rsidRPr="00000000" w:rsidR="00000000" w:rsidDel="00000000">
        <w:rPr>
          <w:b w:val="1"/>
          <w:color w:val="0000ff"/>
          <w:rtl w:val="0"/>
        </w:rPr>
        <w:t xml:space="preserve">); </w:t>
      </w:r>
      <w:r w:rsidRPr="00000000" w:rsidR="00000000" w:rsidDel="00000000">
        <w:rPr>
          <w:b w:val="1"/>
          <w:color w:val="38761d"/>
          <w:rtl w:val="0"/>
        </w:rPr>
        <w:t xml:space="preserve">// 람다 표현식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cout &lt;&lt; “sum = ” &lt;&lt; sum &lt;&lt; endl;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ab/>
        <w:t xml:space="preserve">return 0;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31" w:colFirst="0" w:name="h.drovzar90vrg" w:colLast="0"/>
      <w:bookmarkEnd w:id="31"/>
      <w:r w:rsidRPr="00000000" w:rsidR="00000000" w:rsidDel="00000000">
        <w:rPr>
          <w:b w:val="1"/>
          <w:rtl w:val="0"/>
        </w:rPr>
        <w:t xml:space="preserve">바인더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개요</w:t>
        <w:br w:type="textWrapping"/>
        <w:t xml:space="preserve">함수의 특정 파라미터를 특정 값으로 묶어(binding) 둘 수 있다. 기존 C++의  bind2nd()와 bind1st()보다 훨씬 더 융통성이 있음.</w:t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std::bind</w:t>
        <w:br w:type="textWrapping"/>
        <w:t xml:space="preserve">함수의 특정 파라미터를 유연한 방식으로 특정 값에 묶어둘 수 있게 해준다. 함수의 특정 파라미터를 고정된 값으로 만들 수도 있고, 함수의 인자 순서를 바꿀 수도 있다.</w:t>
        <w:br w:type="textWrapping"/>
        <w:br w:type="textWrapping"/>
        <w:t xml:space="preserve">다음은 파라미터를 고정된 값으로 만드는 예이다.</w:t>
        <w:br w:type="textWrapping"/>
        <w:t xml:space="preserve">void func(int num, const string&amp; str)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{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ab/>
        <w:t xml:space="preserve">cout &lt;&lt; “func(” &lt;&lt; num &lt;&lt; “, ” &lt;&lt; str &lt;&lt; “)” &lt;&lt; endl;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string str = “abc”;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color w:val="38761d"/>
          <w:rtl w:val="0"/>
        </w:rPr>
        <w:t xml:space="preserve">// str을 묶어두고 f1 호출 시 int num 파라미터만 받는다.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color w:val="38761d"/>
          <w:rtl w:val="0"/>
        </w:rPr>
        <w:t xml:space="preserve">// placeholders::_1 : func()의 첫 번째 인자가 f1()에서 첫 번째 인자로 위치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auto f1 = bind(func, placeholders::_1, str);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f1(16); </w:t>
      </w:r>
      <w:r w:rsidRPr="00000000" w:rsidR="00000000" w:rsidDel="00000000">
        <w:rPr>
          <w:color w:val="38761d"/>
          <w:rtl w:val="0"/>
        </w:rPr>
        <w:t xml:space="preserve">// func(16, abc)와 같다.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다음은 함수의 인자 순서를 바꾸는 예이다.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auto f2 = bind(func, placeholders::_2, placeholders::_1);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f2(“Test”, 32);</w:t>
      </w:r>
      <w:r w:rsidRPr="00000000" w:rsidR="00000000" w:rsidDel="00000000">
        <w:rPr>
          <w:color w:val="38761d"/>
          <w:rtl w:val="0"/>
        </w:rPr>
        <w:t xml:space="preserve"> // func(32, Test)와 같다.</w:t>
        <w:br w:type="textWrapping"/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오버로딩된 함수를 조합하여 파라미터를 바인딩하는 경우에는 다소 문제가 있을 수 있다.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void overloaded(int num) {}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void overloaded(float f) {}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auto f = bind(overloaded, placeholders::_1); </w:t>
      </w:r>
      <w:r w:rsidRPr="00000000" w:rsidR="00000000" w:rsidDel="00000000">
        <w:rPr>
          <w:color w:val="38761d"/>
          <w:rtl w:val="0"/>
        </w:rPr>
        <w:t xml:space="preserve">// error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이런 경우에는 함수를 명시적으로 지정하면 된다.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auto f = bind(</w:t>
      </w:r>
      <w:r w:rsidRPr="00000000" w:rsidR="00000000" w:rsidDel="00000000">
        <w:rPr>
          <w:color w:val="ff0000"/>
          <w:rtl w:val="0"/>
        </w:rPr>
        <w:t xml:space="preserve">(void(*)(float))overloaded</w:t>
      </w:r>
      <w:r w:rsidRPr="00000000" w:rsidR="00000000" w:rsidDel="00000000">
        <w:rPr>
          <w:rtl w:val="0"/>
        </w:rPr>
        <w:t xml:space="preserve">, placeholders::_1); </w:t>
      </w:r>
      <w:r w:rsidRPr="00000000" w:rsidR="00000000" w:rsidDel="00000000">
        <w:rPr>
          <w:color w:val="38761d"/>
          <w:rtl w:val="0"/>
        </w:rPr>
        <w:t xml:space="preserve">// ok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알고리즘 활용 예</w:t>
      </w:r>
    </w:p>
    <w:tbl>
      <w:tblPr>
        <w:tblStyle w:val="Table49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rtl w:val="0"/>
              </w:rPr>
              <w:t xml:space="preserve">C++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spacing w:lineRule="auto" w:after="0" w:line="240" w:before="0"/>
              <w:ind w:left="0" w:firstLine="0"/>
              <w:contextualSpacing w:val="0"/>
              <w:jc w:val="center"/>
            </w:pPr>
            <w:r w:rsidRPr="00000000" w:rsidR="00000000" w:rsidDel="00000000">
              <w:rPr>
                <w:rtl w:val="0"/>
              </w:rPr>
              <w:t xml:space="preserve">C++11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b w:val="1"/>
                <w:color w:val="0000ff"/>
                <w:rtl w:val="0"/>
              </w:rPr>
              <w:t xml:space="preserve">vector&lt;int&gt;::iterator</w:t>
            </w:r>
            <w:r w:rsidRPr="00000000" w:rsidR="00000000" w:rsidDel="00000000">
              <w:rPr>
                <w:rtl w:val="0"/>
              </w:rPr>
              <w:t xml:space="preserve"> it = 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r w:rsidRPr="00000000" w:rsidR="00000000" w:rsidDel="00000000">
              <w:rPr>
                <w:rtl w:val="0"/>
              </w:rPr>
              <w:t xml:space="preserve">    find_if(vec.begin(), vec.end(),              </w:t>
            </w:r>
          </w:p>
          <w:p w:rsidP="00000000" w:rsidRPr="00000000" w:rsidR="00000000" w:rsidDel="00000000" w:rsidRDefault="00000000">
            <w:pPr>
              <w:ind w:left="0" w:firstLine="0"/>
              <w:contextualSpacing w:val="0"/>
              <w:rPr>
                <w:ins w:id="0" w:date="2014-07-07T06:49:07Z" w:author="정순구"/>
              </w:rPr>
            </w:pPr>
            <w:r w:rsidRPr="00000000" w:rsidR="00000000" w:rsidDel="00000000">
              <w:rPr>
                <w:rtl w:val="0"/>
              </w:rPr>
              <w:t xml:space="preserve">    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bind2nd(greater_equal&lt;int&gt;(), 100)</w:t>
            </w:r>
            <w:r w:rsidRPr="00000000" w:rsidR="00000000" w:rsidDel="00000000">
              <w:rPr>
                <w:rtl w:val="0"/>
              </w:rPr>
              <w:t xml:space="preserve">);</w:t>
            </w:r>
            <w:ins w:id="0" w:date="2014-07-07T06:49:07Z" w:author="정순구">
              <w:r w:rsidRPr="00000000" w:rsidR="00000000" w:rsidDel="00000000">
                <w:rPr>
                  <w:rtl w:val="0"/>
                </w:rPr>
              </w:r>
            </w:ins>
          </w:p>
          <w:p w:rsidP="00000000" w:rsidRPr="00000000" w:rsidR="00000000" w:rsidDel="00000000" w:rsidRDefault="00000000">
            <w:pPr>
              <w:ind w:left="0" w:firstLine="0"/>
              <w:contextualSpacing w:val="0"/>
            </w:pPr>
            <w:ins w:id="0" w:date="2014-07-07T06:49:07Z" w:author="정순구">
              <w:r w:rsidRPr="00000000" w:rsidR="00000000" w:rsidDel="00000000">
                <w:rPr>
                  <w:rtl w:val="0"/>
                </w:rPr>
                <w:t xml:space="preserve">a &lt;= b</w:t>
              </w:r>
            </w:ins>
            <w:r w:rsidRPr="00000000" w:rsidR="00000000" w:rsidDel="00000000">
              <w:rPr>
                <w:rtl w:val="0"/>
              </w:rPr>
              <w:br w:type="textWrapping"/>
              <w:t xml:space="preserve">  </w:t>
            </w:r>
            <w:r w:rsidRPr="00000000" w:rsidR="00000000" w:rsidDel="00000000">
              <w:rPr>
                <w:color w:val="38761d"/>
                <w:rtl w:val="0"/>
              </w:rPr>
              <w:t xml:space="preserve"> // num &lt;= 100 조건으로 검사</w:t>
            </w:r>
            <w:r w:rsidRPr="00000000" w:rsidR="00000000" w:rsidDel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b w:val="1"/>
                <w:color w:val="0000ff"/>
                <w:rtl w:val="0"/>
              </w:rPr>
              <w:t xml:space="preserve">auto</w:t>
            </w:r>
            <w:r w:rsidRPr="00000000" w:rsidR="00000000" w:rsidDel="00000000">
              <w:rPr>
                <w:rtl w:val="0"/>
              </w:rPr>
              <w:t xml:space="preserve"> it = </w:t>
            </w:r>
          </w:p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rtl w:val="0"/>
              </w:rPr>
              <w:t xml:space="preserve">      find_if(vec.begin(), vec.end(),</w:t>
            </w:r>
          </w:p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rtl w:val="0"/>
              </w:rPr>
              <w:t xml:space="preserve">               </w:t>
            </w:r>
            <w:r w:rsidRPr="00000000" w:rsidR="00000000" w:rsidDel="00000000">
              <w:rPr>
                <w:b w:val="1"/>
                <w:color w:val="0000ff"/>
                <w:rtl w:val="0"/>
              </w:rPr>
              <w:t xml:space="preserve"> bind(greater_equal&lt;int&gt;(),</w:t>
            </w:r>
          </w:p>
          <w:p w:rsidP="00000000" w:rsidRPr="00000000" w:rsidR="00000000" w:rsidDel="00000000" w:rsidRDefault="00000000">
            <w:pPr>
              <w:contextualSpacing w:val="0"/>
            </w:pPr>
            <w:r w:rsidRPr="00000000" w:rsidR="00000000" w:rsidDel="00000000">
              <w:rPr>
                <w:b w:val="1"/>
                <w:color w:val="0000ff"/>
                <w:rtl w:val="0"/>
              </w:rPr>
              <w:t xml:space="preserve">                placeholders::_1, 100)</w:t>
            </w:r>
            <w:r w:rsidRPr="00000000" w:rsidR="00000000" w:rsidDel="00000000">
              <w:rPr>
                <w:rtl w:val="0"/>
              </w:rPr>
              <w:t xml:space="preserve">);</w:t>
            </w:r>
          </w:p>
        </w:tc>
      </w:tr>
    </w:tbl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32" w:colFirst="0" w:name="h.b7unqa6x4sf1" w:colLast="0"/>
      <w:bookmarkEnd w:id="32"/>
      <w:r w:rsidRPr="00000000" w:rsidR="00000000" w:rsidDel="00000000">
        <w:rPr>
          <w:b w:val="1"/>
          <w:rtl w:val="0"/>
        </w:rPr>
        <w:t xml:space="preserve">분수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</w:pPr>
      <w:r w:rsidRPr="00000000" w:rsidR="00000000" w:rsidDel="00000000">
        <w:rPr>
          <w:rtl w:val="0"/>
        </w:rPr>
        <w:t xml:space="preserve">개요</w:t>
        <w:br w:type="textWrapping"/>
        <w:t xml:space="preserve">- 유한 유리수를 </w:t>
      </w:r>
      <w:r w:rsidRPr="00000000" w:rsidR="00000000" w:rsidDel="00000000">
        <w:rPr>
          <w:b w:val="1"/>
          <w:color w:val="0000ff"/>
          <w:rtl w:val="0"/>
        </w:rPr>
        <w:t xml:space="preserve">컴파일 타임에 연산</w:t>
      </w:r>
      <w:r w:rsidRPr="00000000" w:rsidR="00000000" w:rsidDel="00000000">
        <w:rPr>
          <w:rtl w:val="0"/>
        </w:rPr>
        <w:t xml:space="preserve">.</w:t>
        <w:br w:type="textWrapping"/>
        <w:t xml:space="preserve">- &lt;ratio&gt; 헤더에 정의됨.</w:t>
        <w:br w:type="textWrapping"/>
        <w:t xml:space="preserve">- 분자와 분모는 std::intmax_t 타입의 컴파일 타임 상수로 표현됨.</w:t>
        <w:br w:type="textWrapping"/>
        <w:t xml:space="preserve">- typedef를 이용하여 유리수 상수 객체를 정의해야 함.</w:t>
        <w:br w:type="textWrapping"/>
        <w:t xml:space="preserve">- 산술 연산 템플릿 : ratio_add, ratio_subtract, ratio_multiply, ratio_divide</w:t>
        <w:br w:type="textWrapping"/>
        <w:t xml:space="preserve">- 비교 연산 템플릿 : ratio_equal, ratio_not_equal, ratio_less, ratio_less_equal, ratio_greater, ratio_grater_equal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사용 예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color w:val="38761d"/>
          <w:rtl w:val="0"/>
        </w:rPr>
        <w:t xml:space="preserve">// 컴파일 타임 유리수 정의.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color w:val="0000ff"/>
          <w:rtl w:val="0"/>
        </w:rPr>
        <w:t xml:space="preserve">typedef ratio&lt;1, 60&gt; r1;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cout &lt;&lt; “1) ” &lt;&lt; </w:t>
      </w:r>
      <w:r w:rsidRPr="00000000" w:rsidR="00000000" w:rsidDel="00000000">
        <w:rPr>
          <w:color w:val="0000ff"/>
          <w:rtl w:val="0"/>
        </w:rPr>
        <w:t xml:space="preserve">r1::num</w:t>
      </w:r>
      <w:r w:rsidRPr="00000000" w:rsidR="00000000" w:rsidDel="00000000">
        <w:rPr>
          <w:rtl w:val="0"/>
        </w:rPr>
        <w:t xml:space="preserve"> &lt;&lt; “/” &lt;&lt; </w:t>
      </w:r>
      <w:r w:rsidRPr="00000000" w:rsidR="00000000" w:rsidDel="00000000">
        <w:rPr>
          <w:color w:val="0000ff"/>
          <w:rtl w:val="0"/>
        </w:rPr>
        <w:t xml:space="preserve">r1::den</w:t>
      </w:r>
      <w:r w:rsidRPr="00000000" w:rsidR="00000000" w:rsidDel="00000000">
        <w:rPr>
          <w:rtl w:val="0"/>
        </w:rPr>
        <w:t xml:space="preserve"> &lt;&lt; endl; </w:t>
      </w:r>
      <w:r w:rsidRPr="00000000" w:rsidR="00000000" w:rsidDel="00000000">
        <w:rPr>
          <w:color w:val="38761d"/>
          <w:rtl w:val="0"/>
        </w:rPr>
        <w:t xml:space="preserve">// 1/60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// 분모와 분자 얻기.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color w:val="0000ff"/>
          <w:rtl w:val="0"/>
        </w:rPr>
        <w:t xml:space="preserve">intmax_t </w:t>
      </w:r>
      <w:r w:rsidRPr="00000000" w:rsidR="00000000" w:rsidDel="00000000">
        <w:rPr>
          <w:rtl w:val="0"/>
        </w:rPr>
        <w:t xml:space="preserve">num</w:t>
      </w:r>
      <w:r w:rsidRPr="00000000" w:rsidR="00000000" w:rsidDel="00000000">
        <w:rPr>
          <w:color w:val="0000ff"/>
          <w:rtl w:val="0"/>
        </w:rPr>
        <w:t xml:space="preserve"> = r1::num;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color w:val="0000ff"/>
          <w:rtl w:val="0"/>
        </w:rPr>
        <w:t xml:space="preserve">intmax_t </w:t>
      </w:r>
      <w:r w:rsidRPr="00000000" w:rsidR="00000000" w:rsidDel="00000000">
        <w:rPr>
          <w:rtl w:val="0"/>
        </w:rPr>
        <w:t xml:space="preserve">den</w:t>
      </w:r>
      <w:r w:rsidRPr="00000000" w:rsidR="00000000" w:rsidDel="00000000">
        <w:rPr>
          <w:color w:val="0000ff"/>
          <w:rtl w:val="0"/>
        </w:rPr>
        <w:t xml:space="preserve"> = r1::den;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cout &lt;&lt; “2) ” &lt;&lt; num &lt;&lt; “/” &lt;&lt; den &lt;&lt; endl; </w:t>
      </w:r>
      <w:r w:rsidRPr="00000000" w:rsidR="00000000" w:rsidDel="00000000">
        <w:rPr>
          <w:color w:val="38761d"/>
          <w:rtl w:val="0"/>
        </w:rPr>
        <w:t xml:space="preserve">// 1/60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// 두 유리수 더하기.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typedef ratio&lt;1, 30&gt; r2;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cout &lt;&lt; “3) ” &gt;&gt; r2::num &lt;&lt; “/” &lt;&lt; r2::den &lt;&lt; endl; </w:t>
      </w:r>
      <w:r w:rsidRPr="00000000" w:rsidR="00000000" w:rsidDel="00000000">
        <w:rPr>
          <w:color w:val="38761d"/>
          <w:rtl w:val="0"/>
        </w:rPr>
        <w:t xml:space="preserve">// 1/30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color w:val="0000ff"/>
          <w:rtl w:val="0"/>
        </w:rPr>
        <w:t xml:space="preserve">typedef ratio_add&lt;r1, r2&gt;::type result;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cout &lt;&lt; “4) ” &lt;&lt; result::num &lt;&lt; “/” &lt;&lt; result::den &lt;&lt; endl; </w:t>
      </w:r>
      <w:r w:rsidRPr="00000000" w:rsidR="00000000" w:rsidDel="00000000">
        <w:rPr>
          <w:color w:val="38761d"/>
          <w:rtl w:val="0"/>
        </w:rPr>
        <w:t xml:space="preserve">// 1/20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// 두 유리수 비교하기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</w:r>
      <w:r w:rsidRPr="00000000" w:rsidR="00000000" w:rsidDel="00000000">
        <w:rPr>
          <w:color w:val="0000ff"/>
          <w:rtl w:val="0"/>
        </w:rPr>
        <w:t xml:space="preserve">typedef ratio_less&lt;r2, r1&gt; res;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cout &lt;&lt; “5) ” &lt;&lt; res::value &lt;&lt; endl; </w:t>
      </w:r>
      <w:r w:rsidRPr="00000000" w:rsidR="00000000" w:rsidDel="00000000">
        <w:rPr>
          <w:color w:val="38761d"/>
          <w:rtl w:val="0"/>
        </w:rPr>
        <w:t xml:space="preserve">// false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Subtitle"/>
        <w:numPr>
          <w:ilvl w:val="0"/>
          <w:numId w:val="1"/>
        </w:numPr>
        <w:ind w:left="720" w:hanging="359"/>
        <w:contextualSpacing w:val="1"/>
        <w:rPr>
          <w:b w:val="1"/>
        </w:rPr>
      </w:pPr>
      <w:bookmarkStart w:id="33" w:colFirst="0" w:name="h.fvr4vtt6kb4a" w:colLast="0"/>
      <w:bookmarkEnd w:id="33"/>
      <w:r w:rsidRPr="00000000" w:rsidR="00000000" w:rsidDel="00000000">
        <w:rPr>
          <w:b w:val="1"/>
          <w:rtl w:val="0"/>
        </w:rPr>
        <w:t xml:space="preserve">튜플(Tuple)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std:: pair 클래스는 각기 타입이 다른 값 두 개만 저장할 수 있다. 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b w:val="1"/>
          <w:color w:val="0000ff"/>
          <w:rtl w:val="0"/>
        </w:rPr>
        <w:t xml:space="preserve">pair&lt;int, string&gt;</w:t>
      </w:r>
      <w:r w:rsidRPr="00000000" w:rsidR="00000000" w:rsidDel="00000000">
        <w:rPr>
          <w:rtl w:val="0"/>
        </w:rPr>
        <w:t xml:space="preserve"> p1(16, “Hello World“);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ab/>
        <w:tab/>
      </w:r>
      <w:r w:rsidRPr="00000000" w:rsidR="00000000" w:rsidDel="00000000">
        <w:rPr>
          <w:b w:val="1"/>
          <w:color w:val="0000ff"/>
          <w:rtl w:val="0"/>
        </w:rPr>
        <w:t xml:space="preserve">pair&lt;bool, float&gt;</w:t>
      </w:r>
      <w:r w:rsidRPr="00000000" w:rsidR="00000000" w:rsidDel="00000000">
        <w:rPr>
          <w:rtl w:val="0"/>
        </w:rPr>
        <w:t xml:space="preserve"> p2(true, 0.123f);</w:t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  <w:tab/>
        <w:tab/>
        <w:t xml:space="preserve">cout &lt;&lt; “p1 = (” &lt;&lt; p1.first &lt;&lt; “, ” &lt;&lt; p1.second &lt;&lt; “)” &lt;&lt; endl; 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color w:val="38761d"/>
          <w:rtl w:val="0"/>
        </w:rPr>
        <w:t xml:space="preserve">// (16, Hello World)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ab/>
        <w:tab/>
        <w:t xml:space="preserve">cout &lt;&lt; “p2 = (” &lt;&lt; p2.first &lt;&lt; “, ” &lt;&lt; p2.second &lt;&lt; “)” &lt;&lt; endl; 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color w:val="38761d"/>
          <w:rtl w:val="0"/>
        </w:rPr>
        <w:t xml:space="preserve">// (1, 0.123)</w:t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C++11의 tuple은 pair의 일반화된 버전으로 &lt;tuple&gt; 헤더에 정의되어 있다.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b w:val="1"/>
          <w:color w:val="0000ff"/>
          <w:rtl w:val="0"/>
        </w:rPr>
        <w:t xml:space="preserve">tuple은 저장 가능한 항목 개수에 제한이 없고</w:t>
      </w:r>
      <w:r w:rsidRPr="00000000" w:rsidR="00000000" w:rsidDel="00000000">
        <w:rPr>
          <w:rtl w:val="0"/>
        </w:rPr>
        <w:t xml:space="preserve">, 항목마다 개별적으로 타입을 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지정할 수 있다.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typedef </w:t>
      </w:r>
      <w:r w:rsidRPr="00000000" w:rsidR="00000000" w:rsidDel="00000000">
        <w:rPr>
          <w:b w:val="1"/>
          <w:color w:val="0000ff"/>
          <w:rtl w:val="0"/>
        </w:rPr>
        <w:t xml:space="preserve">tuple&lt;int, string, bool&gt;</w:t>
      </w:r>
      <w:r w:rsidRPr="00000000" w:rsidR="00000000" w:rsidDel="00000000">
        <w:rPr>
          <w:rtl w:val="0"/>
        </w:rPr>
        <w:t xml:space="preserve"> MyTuple;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ab/>
        <w:tab/>
        <w:t xml:space="preserve">MyTuple t1(16, “Test”, true);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std::get&lt;i&gt; 메서드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튜플의 i번째 항목을 리턴한다. 인덱스는 0부터 시작한다.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ab/>
        <w:tab/>
        <w:t xml:space="preserve">cout &lt;&lt; “t1 = (” &lt;&lt; </w:t>
      </w:r>
      <w:r w:rsidRPr="00000000" w:rsidR="00000000" w:rsidDel="00000000">
        <w:rPr>
          <w:b w:val="1"/>
          <w:color w:val="0000ff"/>
          <w:rtl w:val="0"/>
        </w:rPr>
        <w:t xml:space="preserve">get&lt;0&gt;(t1)</w:t>
      </w:r>
      <w:r w:rsidRPr="00000000" w:rsidR="00000000" w:rsidDel="00000000">
        <w:rPr>
          <w:rtl w:val="0"/>
        </w:rPr>
        <w:t xml:space="preserve"> &lt;&lt; “,” &lt;&lt; </w:t>
      </w:r>
      <w:r w:rsidRPr="00000000" w:rsidR="00000000" w:rsidDel="00000000">
        <w:rPr>
          <w:b w:val="1"/>
          <w:color w:val="0000ff"/>
          <w:rtl w:val="0"/>
        </w:rPr>
        <w:t xml:space="preserve">get&lt;1&gt;(t1)</w:t>
      </w:r>
      <w:r w:rsidRPr="00000000" w:rsidR="00000000" w:rsidDel="00000000">
        <w:rPr>
          <w:rtl w:val="0"/>
        </w:rPr>
        <w:t xml:space="preserve"> &lt;&lt; “,” &lt;&lt; </w:t>
      </w:r>
      <w:r w:rsidRPr="00000000" w:rsidR="00000000" w:rsidDel="00000000">
        <w:rPr>
          <w:b w:val="1"/>
          <w:color w:val="0000ff"/>
          <w:rtl w:val="0"/>
        </w:rPr>
        <w:t xml:space="preserve">get&lt;2&gt;(t1)</w:t>
      </w:r>
      <w:r w:rsidRPr="00000000" w:rsidR="00000000" w:rsidDel="00000000">
        <w:rPr>
          <w:rtl w:val="0"/>
        </w:rPr>
        <w:t xml:space="preserve"> &lt;&lt; “)” 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rtl w:val="0"/>
        </w:rPr>
        <w:t xml:space="preserve">&lt;&lt; endl;</w:t>
      </w:r>
    </w:p>
    <w:p w:rsidP="00000000" w:rsidRPr="00000000" w:rsidR="00000000" w:rsidDel="00000000" w:rsidRDefault="00000000">
      <w:pPr>
        <w:ind w:left="720" w:firstLine="720"/>
        <w:contextualSpacing w:val="0"/>
      </w:pPr>
      <w:r w:rsidRPr="00000000" w:rsidR="00000000" w:rsidDel="00000000">
        <w:rPr>
          <w:color w:val="38761d"/>
          <w:rtl w:val="0"/>
        </w:rPr>
        <w:t xml:space="preserve">// 출력결과 : t1 = (16, Test, 1)</w:t>
      </w:r>
    </w:p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std::get&lt;i&gt; 타입 검사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&lt;typeinfo&gt; 헤더에 정의된 typeid()를 이용하여 확인.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cout &lt;&lt; “Type of get&lt;1&gt;(t1) = ” &lt;&lt;</w:t>
      </w:r>
      <w:r w:rsidRPr="00000000" w:rsidR="00000000" w:rsidDel="00000000">
        <w:rPr>
          <w:b w:val="1"/>
          <w:color w:val="0000ff"/>
          <w:rtl w:val="0"/>
        </w:rPr>
        <w:t xml:space="preserve"> typeid(get&lt;1&gt;(t1)).name()</w:t>
      </w:r>
      <w:r w:rsidRPr="00000000" w:rsidR="00000000" w:rsidDel="00000000">
        <w:rPr>
          <w:rtl w:val="0"/>
        </w:rPr>
        <w:t xml:space="preserve"> &lt;&lt; endl;</w:t>
        <w:br w:type="textWrapping"/>
      </w:r>
      <w:r w:rsidRPr="00000000" w:rsidR="00000000" w:rsidDel="00000000">
        <w:rPr>
          <w:color w:val="38761d"/>
          <w:rtl w:val="0"/>
        </w:rPr>
        <w:t xml:space="preserve">// 출력결과 : Type of get&lt;1&gt;(t1) = class std::basic_string&lt;char, 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color w:val="38761d"/>
          <w:rtl w:val="0"/>
        </w:rPr>
        <w:t xml:space="preserve">// struct std::char_traits&lt;char&gt;, class std::allocator&lt;char&gt; &gt; 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tuple의 크기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std::tuple_size 템플릿을 이용한다.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cout &lt;&lt; “Tuple size = ” &lt;&lt; </w:t>
      </w:r>
      <w:r w:rsidRPr="00000000" w:rsidR="00000000" w:rsidDel="00000000">
        <w:rPr>
          <w:b w:val="1"/>
          <w:color w:val="0000ff"/>
          <w:rtl w:val="0"/>
        </w:rPr>
        <w:t xml:space="preserve">tuple_size&lt;MyTuple&gt;::value</w:t>
      </w:r>
      <w:r w:rsidRPr="00000000" w:rsidR="00000000" w:rsidDel="00000000">
        <w:rPr>
          <w:rtl w:val="0"/>
        </w:rPr>
        <w:t xml:space="preserve"> &lt;&lt; endl;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color w:val="38761d"/>
          <w:rtl w:val="0"/>
        </w:rPr>
        <w:t xml:space="preserve">// 출력결과 : Tuple Size = 3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std::make_tuple() 함수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- tuple을 생성한다. pair를 생성하는 make_pair()의 tuple 버전이다.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- 타입을 지정할 필요 없이 값만 세팅하면 된다.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- 타입이 자동으로 지정되기 때문에 &amp;을 이용해 참조형으로 값을 넘길 수가 없다. 이 때는 ref() 또는 cref()로 값을 감싸야 한다.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double d = 3.14;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string str1 = “Test”;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color w:val="0000ff"/>
          <w:rtl w:val="0"/>
        </w:rPr>
        <w:t xml:space="preserve">auto t2 = make_tuple(16, ref(d), ref(str1), cref(str1));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- 다른 컨테이너를 내장할 수도 있다.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tuple&lt;string, </w:t>
      </w:r>
      <w:r w:rsidRPr="00000000" w:rsidR="00000000" w:rsidDel="00000000">
        <w:rPr>
          <w:b w:val="1"/>
          <w:color w:val="0000ff"/>
          <w:rtl w:val="0"/>
        </w:rPr>
        <w:t xml:space="preserve">vector&lt;int&gt;</w:t>
      </w:r>
      <w:r w:rsidRPr="00000000" w:rsidR="00000000" w:rsidDel="00000000">
        <w:rPr>
          <w:rtl w:val="0"/>
        </w:rPr>
        <w:t xml:space="preserve">&gt; t1(“test”, {1,2,3,4});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std::tie() 함수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튜플을 참조형으로 생성한다.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tuple&lt;int, string, bool&gt; t1(16, “Test”, true);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int i = 0;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string str;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bool b = false;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cout &lt;&lt; i &lt;&lt; “, ” &lt;&lt; str &lt;&lt; “, ” &lt;&lt; b &lt;&lt; endl; </w:t>
      </w:r>
      <w:r w:rsidRPr="00000000" w:rsidR="00000000" w:rsidDel="00000000">
        <w:rPr>
          <w:color w:val="38761d"/>
          <w:rtl w:val="0"/>
        </w:rPr>
        <w:t xml:space="preserve">// 0, “”, 0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b w:val="1"/>
          <w:color w:val="0000ff"/>
          <w:rtl w:val="0"/>
        </w:rPr>
        <w:t xml:space="preserve">tie(i, str, b) = t1;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  <w:t xml:space="preserve">cout &lt;&lt; i &lt;&lt; “, ” &lt;&lt; str &lt;&lt; “, ” &lt;&lt; b &lt;&lt; endl; </w:t>
      </w:r>
      <w:r w:rsidRPr="00000000" w:rsidR="00000000" w:rsidDel="00000000">
        <w:rPr>
          <w:color w:val="38761d"/>
          <w:rtl w:val="0"/>
        </w:rPr>
        <w:t xml:space="preserve">// 16, Test, true</w:t>
      </w:r>
    </w:p>
    <w:p w:rsidP="00000000" w:rsidRPr="00000000" w:rsidR="00000000" w:rsidDel="00000000" w:rsidRDefault="00000000">
      <w:pPr>
        <w:ind w:left="144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std::tuple_cat()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두 튜플을 연결하여 하나의 튜플로 만든다.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tuple&lt;int, string, bool&gt; t1(16, “Test”, true);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tuple&lt;double, string&gt; t2(3.14, “string 2”);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auto t3 = </w:t>
      </w:r>
      <w:r w:rsidRPr="00000000" w:rsidR="00000000" w:rsidDel="00000000">
        <w:rPr>
          <w:b w:val="1"/>
          <w:color w:val="0000ff"/>
          <w:rtl w:val="0"/>
        </w:rPr>
        <w:t xml:space="preserve">tuple_cat(t1, t2)</w:t>
      </w:r>
      <w:r w:rsidRPr="00000000" w:rsidR="00000000" w:rsidDel="00000000">
        <w:rPr>
          <w:rtl w:val="0"/>
        </w:rPr>
        <w:t xml:space="preserve">; </w:t>
      </w:r>
      <w:r w:rsidRPr="00000000" w:rsidR="00000000" w:rsidDel="00000000">
        <w:rPr>
          <w:color w:val="38761d"/>
          <w:rtl w:val="0"/>
        </w:rPr>
        <w:t xml:space="preserve">// tuple&lt;int, string, bool, double, string&gt; 타입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1"/>
          <w:numId w:val="1"/>
        </w:numPr>
        <w:ind w:left="1440" w:hanging="359"/>
        <w:contextualSpacing w:val="1"/>
        <w:rPr/>
      </w:pPr>
      <w:r w:rsidRPr="00000000" w:rsidR="00000000" w:rsidDel="00000000">
        <w:rPr>
          <w:rtl w:val="0"/>
        </w:rPr>
        <w:t xml:space="preserve">비교 연산자(==, &lt;, !=, &gt;, &lt;=, &gt;=) 적용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동작하려면 튜플에 저장된 </w:t>
      </w:r>
      <w:r w:rsidRPr="00000000" w:rsidR="00000000" w:rsidDel="00000000">
        <w:rPr>
          <w:b w:val="1"/>
          <w:color w:val="0000ff"/>
          <w:rtl w:val="0"/>
        </w:rPr>
        <w:t xml:space="preserve">각 항목이 비교 연산자를 지원해야 한다.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tuple&lt;int, string&gt; t1(123, “def”);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tuple&lt;int, string&gt; t1(123, “abc”);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if (</w:t>
      </w:r>
      <w:r w:rsidRPr="00000000" w:rsidR="00000000" w:rsidDel="00000000">
        <w:rPr>
          <w:b w:val="1"/>
          <w:color w:val="0000ff"/>
          <w:rtl w:val="0"/>
        </w:rPr>
        <w:t xml:space="preserve">t1 &lt; t2</w:t>
      </w:r>
      <w:r w:rsidRPr="00000000" w:rsidR="00000000" w:rsidDel="00000000">
        <w:rPr>
          <w:rtl w:val="0"/>
        </w:rPr>
        <w:t xml:space="preserve">)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ab/>
        <w:t xml:space="preserve">cout &lt;&lt; “t1 &lt; t2” &lt;&lt; endl;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 xml:space="preserve">else</w:t>
      </w:r>
    </w:p>
    <w:p w:rsidP="00000000" w:rsidRPr="00000000" w:rsidR="00000000" w:rsidDel="00000000" w:rsidRDefault="00000000">
      <w:pPr>
        <w:ind w:left="720" w:firstLine="0"/>
        <w:contextualSpacing w:val="0"/>
      </w:pPr>
      <w:r w:rsidRPr="00000000" w:rsidR="00000000" w:rsidDel="00000000">
        <w:rPr>
          <w:rtl w:val="0"/>
        </w:rPr>
        <w:tab/>
        <w:tab/>
        <w:t xml:space="preserve">cout &lt;&lt; “t1 &gt;= t2” &lt;&lt; endl; </w:t>
      </w:r>
      <w:r w:rsidRPr="00000000" w:rsidR="00000000" w:rsidDel="00000000">
        <w:rPr>
          <w:color w:val="38761d"/>
          <w:rtl w:val="0"/>
        </w:rPr>
        <w:t xml:space="preserve">// 이 코드가 실행됨.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left="720" w:firstLine="0"/>
        <w:contextualSpacing w:val="0"/>
        <w:rPr/>
      </w:pPr>
      <w:r w:rsidRPr="00000000" w:rsidR="00000000" w:rsidDel="00000000">
        <w:rPr>
          <w:rtl w:val="0"/>
        </w:rPr>
      </w:r>
    </w:p>
    <w:tbl>
      <w:tblPr>
        <w:tblStyle w:val="Table50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640"/>
        <w:gridCol w:w="8640"/>
        <w:tblGridChange w:id="0">
          <w:tblGrid>
            <w:gridCol w:w="8640"/>
            <w:gridCol w:w="8640"/>
          </w:tblGrid>
        </w:tblGridChange>
      </w:tblGrid>
    </w:tbl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tbl>
      <w:tblPr>
        <w:tblStyle w:val="Table51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4305"/>
        <w:gridCol w:w="4335"/>
        <w:tblGridChange w:id="0">
          <w:tblGrid>
            <w:gridCol w:w="4305"/>
            <w:gridCol w:w="4335"/>
          </w:tblGrid>
        </w:tblGridChange>
      </w:tblGrid>
    </w:tbl>
    <w:p w:rsidP="00000000" w:rsidRPr="00000000" w:rsidR="00000000" w:rsidDel="00000000" w:rsidRDefault="00000000">
      <w:pPr>
        <w:ind w:left="0" w:firstLine="0"/>
        <w:contextualSpacing w:val="0"/>
      </w:pPr>
      <w:r w:rsidRPr="00000000" w:rsidR="00000000" w:rsidDel="00000000">
        <w:rPr>
          <w:rtl w:val="0"/>
        </w:rPr>
      </w:r>
    </w:p>
    <w:tbl>
      <w:tblPr>
        <w:tblStyle w:val="Table52"/>
        <w:bidiVisual w:val="0"/>
        <w:tblW w:w="8640.0" w:type="dxa"/>
        <w:jc w:val="left"/>
        <w:tblInd w:w="720.0" w:type="dxa"/>
        <w:tblBorders>
          <w:top w:color="000000" w:space="0" w:val="single" w:sz="8"/>
          <w:left w:color="000000" w:space="0" w:val="single" w:sz="8"/>
          <w:bottom w:color="000000" w:space="0" w:val="single" w:sz="8"/>
          <w:right w:color="000000" w:space="0" w:val="single" w:sz="8"/>
          <w:insideH w:color="000000" w:space="0" w:val="single" w:sz="8"/>
          <w:insideV w:color="000000" w:space="0" w:val="single" w:sz="8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</w:tbl>
    <w:p w:rsidP="00000000" w:rsidRPr="00000000" w:rsidR="00000000" w:rsidDel="00000000" w:rsidRDefault="00000000">
      <w:pPr>
        <w:spacing w:lineRule="auto" w:line="240"/>
        <w:contextualSpacing w:val="0"/>
        <w:rPr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  <w:style w:styleId="Table1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2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3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4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5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6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7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8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9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10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11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12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13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14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15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16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17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18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19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20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21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22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23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24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25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26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27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28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29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30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31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32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33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34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35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36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37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38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39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40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41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42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43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44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45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46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47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48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49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50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51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styleId="Table52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Target="media/image06.png" Type="http://schemas.openxmlformats.org/officeDocument/2006/relationships/image" Id="rId14"/><Relationship Target="fontTable.xml" Type="http://schemas.openxmlformats.org/officeDocument/2006/relationships/fontTable" Id="rId2"/><Relationship Target="media/image00.png" Type="http://schemas.openxmlformats.org/officeDocument/2006/relationships/image" Id="rId12"/><Relationship Target="media/image01.png" Type="http://schemas.openxmlformats.org/officeDocument/2006/relationships/image" Id="rId13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media/image07.png" Type="http://schemas.openxmlformats.org/officeDocument/2006/relationships/image" Id="rId10"/><Relationship Target="numbering.xml" Type="http://schemas.openxmlformats.org/officeDocument/2006/relationships/numbering" Id="rId3"/><Relationship Target="media/image04.png" Type="http://schemas.openxmlformats.org/officeDocument/2006/relationships/image" Id="rId11"/><Relationship Target="media/image05.png" Type="http://schemas.openxmlformats.org/officeDocument/2006/relationships/image" Id="rId9"/><Relationship Target="media/image08.png" Type="http://schemas.openxmlformats.org/officeDocument/2006/relationships/image" Id="rId6"/><Relationship Target="media/image03.png" Type="http://schemas.openxmlformats.org/officeDocument/2006/relationships/image" Id="rId5"/><Relationship Target="media/image09.png" Type="http://schemas.openxmlformats.org/officeDocument/2006/relationships/image" Id="rId8"/><Relationship Target="media/image02.png" Type="http://schemas.openxmlformats.org/officeDocument/2006/relationships/image" Id="rId7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C++11.docx</dc:title>
</cp:coreProperties>
</file>